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945D0" w14:textId="77777777" w:rsidR="00706D89" w:rsidRDefault="00706D89" w:rsidP="00706D89">
      <w:pPr>
        <w:tabs>
          <w:tab w:val="center" w:pos="5529"/>
        </w:tabs>
        <w:rPr>
          <w:ins w:id="0" w:author="Instituto Pedagógico Lázaro Cárdenas" w:date="2021-07-10T15:26:00Z"/>
        </w:rPr>
      </w:pPr>
      <w:ins w:id="1" w:author="Instituto Pedagógico Lázaro Cárdenas" w:date="2021-07-10T15:26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2BDA6070" wp14:editId="73B28406">
                  <wp:simplePos x="0" y="0"/>
                  <wp:positionH relativeFrom="leftMargin">
                    <wp:posOffset>1384935</wp:posOffset>
                  </wp:positionH>
                  <wp:positionV relativeFrom="paragraph">
                    <wp:posOffset>992505</wp:posOffset>
                  </wp:positionV>
                  <wp:extent cx="0" cy="6242050"/>
                  <wp:effectExtent l="0" t="0" r="19050" b="25400"/>
                  <wp:wrapNone/>
                  <wp:docPr id="22" name="Conector recto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8488798" id="Conector recto 2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109.05pt,78.15pt" to="109.05pt,5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27FC421" wp14:editId="1A93F9D6">
                  <wp:simplePos x="0" y="0"/>
                  <wp:positionH relativeFrom="leftMargin">
                    <wp:posOffset>1209675</wp:posOffset>
                  </wp:positionH>
                  <wp:positionV relativeFrom="paragraph">
                    <wp:posOffset>995680</wp:posOffset>
                  </wp:positionV>
                  <wp:extent cx="0" cy="6242050"/>
                  <wp:effectExtent l="0" t="0" r="19050" b="25400"/>
                  <wp:wrapNone/>
                  <wp:docPr id="23" name="Conector recto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840C2A" id="Conector recto 2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95.25pt,78.4pt" to="95.25pt,5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9E44409" wp14:editId="0512D714">
                  <wp:simplePos x="0" y="0"/>
                  <wp:positionH relativeFrom="column">
                    <wp:posOffset>1605280</wp:posOffset>
                  </wp:positionH>
                  <wp:positionV relativeFrom="paragraph">
                    <wp:posOffset>363855</wp:posOffset>
                  </wp:positionV>
                  <wp:extent cx="3762375" cy="0"/>
                  <wp:effectExtent l="0" t="0" r="28575" b="19050"/>
                  <wp:wrapNone/>
                  <wp:docPr id="24" name="Conector recto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762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C89D296" id="Conector recto 2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28.65pt" to="422.6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" strokecolor="black [3200]" strokeweight="1.5pt">
                  <v:stroke joinstyle="miter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3ED1CA85" wp14:editId="11532942">
                  <wp:simplePos x="0" y="0"/>
                  <wp:positionH relativeFrom="margin">
                    <wp:align>right</wp:align>
                  </wp:positionH>
                  <wp:positionV relativeFrom="paragraph">
                    <wp:posOffset>390525</wp:posOffset>
                  </wp:positionV>
                  <wp:extent cx="4210050" cy="1404620"/>
                  <wp:effectExtent l="0" t="0" r="0" b="3175"/>
                  <wp:wrapSquare wrapText="bothSides"/>
                  <wp:docPr id="25" name="Cuadro de texto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86CE3E" w14:textId="77777777" w:rsidR="00706D89" w:rsidRPr="00DC7CA3" w:rsidRDefault="00706D89" w:rsidP="00706D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Facultad de Estudios Superiores Aragón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ED1CA85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5" o:spid="_x0000_s1026" type="#_x0000_t202" style="position:absolute;margin-left:280.3pt;margin-top:30.75pt;width:331.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" stroked="f">
                  <v:textbox style="mso-fit-shape-to-text:t">
                    <w:txbxContent>
                      <w:p w14:paraId="0186CE3E" w14:textId="77777777" w:rsidR="00706D89" w:rsidRPr="00DC7CA3" w:rsidRDefault="00706D89" w:rsidP="00706D8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Facultad de Estudios Superiores Aragón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3E6293C1" wp14:editId="66CB3797">
                  <wp:simplePos x="0" y="0"/>
                  <wp:positionH relativeFrom="margin">
                    <wp:align>right</wp:align>
                  </wp:positionH>
                  <wp:positionV relativeFrom="paragraph">
                    <wp:posOffset>0</wp:posOffset>
                  </wp:positionV>
                  <wp:extent cx="4210050" cy="1404620"/>
                  <wp:effectExtent l="0" t="0" r="0" b="3175"/>
                  <wp:wrapSquare wrapText="bothSides"/>
                  <wp:docPr id="217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F3813" w14:textId="77777777" w:rsidR="00706D89" w:rsidRPr="00DC7CA3" w:rsidRDefault="00706D89" w:rsidP="00706D89">
                              <w:pPr>
                                <w:tabs>
                                  <w:tab w:val="center" w:pos="3261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Universidad Nacional Autónoma de México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3E6293C1" id="Cuadro de texto 2" o:spid="_x0000_s1027" type="#_x0000_t202" style="position:absolute;margin-left:280.3pt;margin-top:0;width:331.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" stroked="f">
                  <v:textbox style="mso-fit-shape-to-text:t">
                    <w:txbxContent>
                      <w:p w14:paraId="1DAF3813" w14:textId="77777777" w:rsidR="00706D89" w:rsidRPr="00DC7CA3" w:rsidRDefault="00706D89" w:rsidP="00706D89">
                        <w:pPr>
                          <w:tabs>
                            <w:tab w:val="center" w:pos="3261"/>
                          </w:tabs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Universidad Nacional Autónoma de México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w:drawing>
            <wp:anchor distT="0" distB="0" distL="114300" distR="114300" simplePos="0" relativeHeight="251659264" behindDoc="0" locked="0" layoutInCell="1" allowOverlap="1" wp14:anchorId="1D208BF3" wp14:editId="04A5B8EE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770255" cy="866775"/>
              <wp:effectExtent l="0" t="0" r="0" b="9525"/>
              <wp:wrapSquare wrapText="bothSides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-unam[1].jpg"/>
                      <pic:cNvPicPr/>
                    </pic:nvPicPr>
                    <pic:blipFill rotWithShape="1">
                      <a:blip r:embed="rId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0287"/>
                      <a:stretch/>
                    </pic:blipFill>
                    <pic:spPr bwMode="auto">
                      <a:xfrm>
                        <a:off x="0" y="0"/>
                        <a:ext cx="770255" cy="866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br w:type="textWrapping" w:clear="all"/>
        </w:r>
      </w:ins>
    </w:p>
    <w:p w14:paraId="7FA818B9" w14:textId="77777777" w:rsidR="00706D89" w:rsidRDefault="00706D89" w:rsidP="00706D89">
      <w:pPr>
        <w:tabs>
          <w:tab w:val="center" w:pos="5529"/>
        </w:tabs>
        <w:rPr>
          <w:ins w:id="2" w:author="Instituto Pedagógico Lázaro Cárdenas" w:date="2021-07-10T15:26:00Z"/>
        </w:rPr>
      </w:pPr>
    </w:p>
    <w:p w14:paraId="6EC95B14" w14:textId="77777777" w:rsidR="00706D89" w:rsidRDefault="00706D89" w:rsidP="00706D89">
      <w:pPr>
        <w:tabs>
          <w:tab w:val="center" w:pos="5529"/>
        </w:tabs>
        <w:rPr>
          <w:ins w:id="3" w:author="Instituto Pedagógico Lázaro Cárdenas" w:date="2021-07-10T15:26:00Z"/>
        </w:rPr>
      </w:pPr>
    </w:p>
    <w:p w14:paraId="13632A8E" w14:textId="6461B2CB" w:rsidR="00706D89" w:rsidRPr="00985997" w:rsidRDefault="00706D89" w:rsidP="00706D89">
      <w:pPr>
        <w:tabs>
          <w:tab w:val="center" w:pos="5529"/>
        </w:tabs>
        <w:rPr>
          <w:ins w:id="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5" w:author="Instituto Pedagógico Lázaro Cárdenas" w:date="2021-07-10T15:26:00Z">
        <w:r w:rsidRPr="00985997">
          <w:rPr>
            <w:sz w:val="28"/>
            <w:szCs w:val="28"/>
          </w:rPr>
          <w:tab/>
        </w:r>
      </w:ins>
    </w:p>
    <w:p w14:paraId="5E6454AA" w14:textId="77777777" w:rsidR="00706D89" w:rsidRPr="00985997" w:rsidRDefault="00706D89" w:rsidP="00706D89">
      <w:pPr>
        <w:tabs>
          <w:tab w:val="center" w:pos="5529"/>
        </w:tabs>
        <w:jc w:val="center"/>
        <w:rPr>
          <w:ins w:id="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4A10D7BF" w14:textId="77777777" w:rsidR="00706D89" w:rsidRDefault="00706D89" w:rsidP="00706D89">
      <w:pPr>
        <w:tabs>
          <w:tab w:val="center" w:pos="5529"/>
        </w:tabs>
        <w:jc w:val="center"/>
        <w:rPr>
          <w:ins w:id="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03319A00" w14:textId="77777777" w:rsidR="00706D89" w:rsidRPr="00985997" w:rsidRDefault="00706D89" w:rsidP="00706D89">
      <w:pPr>
        <w:tabs>
          <w:tab w:val="center" w:pos="5529"/>
        </w:tabs>
        <w:jc w:val="center"/>
        <w:rPr>
          <w:ins w:id="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20ED9CC9" w14:textId="6586E634" w:rsidR="00706D89" w:rsidRDefault="00706D89" w:rsidP="00706D89">
      <w:pPr>
        <w:tabs>
          <w:tab w:val="center" w:pos="5529"/>
        </w:tabs>
        <w:rPr>
          <w:ins w:id="9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Fonseca Guízar César Alfonso</w:t>
        </w:r>
      </w:ins>
      <w:ins w:id="11" w:author="Instituto Pedagógico Lázaro Cárdenas" w:date="2021-07-10T15:28:00Z">
        <w:r w:rsidR="000A6CFD">
          <w:rPr>
            <w:rFonts w:ascii="Times New Roman" w:hAnsi="Times New Roman" w:cs="Times New Roman"/>
            <w:b/>
            <w:sz w:val="28"/>
            <w:szCs w:val="28"/>
          </w:rPr>
          <w:t xml:space="preserve">     309141167</w:t>
        </w:r>
      </w:ins>
    </w:p>
    <w:p w14:paraId="602AC330" w14:textId="054435D3" w:rsidR="00706D89" w:rsidRDefault="00706D89" w:rsidP="00706D89">
      <w:pPr>
        <w:tabs>
          <w:tab w:val="center" w:pos="5529"/>
        </w:tabs>
        <w:rPr>
          <w:ins w:id="12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3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Gutiérre</w:t>
        </w:r>
      </w:ins>
      <w:ins w:id="14" w:author="Instituto Pedagógico Lázaro Cárdenas" w:date="2021-07-10T15:28:00Z">
        <w:r>
          <w:rPr>
            <w:rFonts w:ascii="Times New Roman" w:hAnsi="Times New Roman" w:cs="Times New Roman"/>
            <w:b/>
            <w:sz w:val="28"/>
            <w:szCs w:val="28"/>
          </w:rPr>
          <w:t>z Molina Brandom Ricardo</w:t>
        </w:r>
      </w:ins>
    </w:p>
    <w:p w14:paraId="71908C1E" w14:textId="04F3456A" w:rsidR="00706D89" w:rsidRDefault="00706D89" w:rsidP="00706D89">
      <w:pPr>
        <w:tabs>
          <w:tab w:val="center" w:pos="5529"/>
        </w:tabs>
        <w:rPr>
          <w:ins w:id="15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6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Jurado Negrete Luis Alberto</w:t>
        </w:r>
      </w:ins>
    </w:p>
    <w:p w14:paraId="228B7003" w14:textId="096053A5" w:rsidR="00706D89" w:rsidRPr="00985997" w:rsidRDefault="00706D89" w:rsidP="00706D89">
      <w:pPr>
        <w:tabs>
          <w:tab w:val="center" w:pos="5529"/>
        </w:tabs>
        <w:rPr>
          <w:ins w:id="1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18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Nieto Cortes Andrés</w:t>
        </w:r>
      </w:ins>
    </w:p>
    <w:p w14:paraId="56A499FF" w14:textId="77777777" w:rsidR="00706D89" w:rsidRPr="00985997" w:rsidRDefault="00706D89" w:rsidP="00706D89">
      <w:pPr>
        <w:tabs>
          <w:tab w:val="center" w:pos="5529"/>
        </w:tabs>
        <w:rPr>
          <w:ins w:id="19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4484E7C2" w14:textId="3AA14A18" w:rsidR="00706D89" w:rsidRPr="00985997" w:rsidRDefault="00706D89">
      <w:pPr>
        <w:tabs>
          <w:tab w:val="center" w:pos="5529"/>
        </w:tabs>
        <w:rPr>
          <w:ins w:id="21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  <w:pPrChange w:id="22" w:author="Instituto Pedagógico Lázaro Cárdenas" w:date="2021-07-10T15:28:00Z">
          <w:pPr>
            <w:tabs>
              <w:tab w:val="center" w:pos="5529"/>
            </w:tabs>
            <w:jc w:val="center"/>
          </w:pPr>
        </w:pPrChange>
      </w:pPr>
      <w:ins w:id="23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39BBE2EE" w14:textId="77777777" w:rsidR="00706D89" w:rsidRPr="00985997" w:rsidRDefault="00706D89" w:rsidP="00706D89">
      <w:pPr>
        <w:tabs>
          <w:tab w:val="center" w:pos="5529"/>
        </w:tabs>
        <w:jc w:val="center"/>
        <w:rPr>
          <w:ins w:id="2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77FD9C0D" w14:textId="77777777" w:rsidR="00706D89" w:rsidRPr="00985997" w:rsidRDefault="00706D89" w:rsidP="00706D89">
      <w:pPr>
        <w:tabs>
          <w:tab w:val="center" w:pos="5529"/>
        </w:tabs>
        <w:rPr>
          <w:ins w:id="25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6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Ingeniería en Computación</w:t>
        </w:r>
      </w:ins>
    </w:p>
    <w:p w14:paraId="57588586" w14:textId="2116A87A" w:rsidR="00706D89" w:rsidRPr="00985997" w:rsidRDefault="00706D89" w:rsidP="00706D89">
      <w:pPr>
        <w:tabs>
          <w:tab w:val="center" w:pos="5529"/>
        </w:tabs>
        <w:rPr>
          <w:ins w:id="2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8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  <w:ins w:id="29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Organización y a</w:t>
        </w:r>
      </w:ins>
      <w:ins w:id="30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 xml:space="preserve">dministración </w:t>
        </w:r>
      </w:ins>
      <w:ins w:id="31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de centros de cómputo</w:t>
        </w:r>
      </w:ins>
    </w:p>
    <w:p w14:paraId="7A07479C" w14:textId="77777777" w:rsidR="00706D89" w:rsidRPr="00985997" w:rsidRDefault="00706D89" w:rsidP="00706D89">
      <w:pPr>
        <w:tabs>
          <w:tab w:val="center" w:pos="5529"/>
        </w:tabs>
        <w:jc w:val="right"/>
        <w:rPr>
          <w:ins w:id="32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114C5C62" w14:textId="77777777" w:rsidR="00706D89" w:rsidRDefault="00706D89" w:rsidP="00706D89">
      <w:pPr>
        <w:tabs>
          <w:tab w:val="center" w:pos="5529"/>
        </w:tabs>
        <w:jc w:val="right"/>
        <w:rPr>
          <w:ins w:id="33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3E80EE83" w14:textId="77777777" w:rsidR="00706D89" w:rsidRDefault="00706D89" w:rsidP="00706D89">
      <w:pPr>
        <w:tabs>
          <w:tab w:val="center" w:pos="5529"/>
        </w:tabs>
        <w:jc w:val="right"/>
        <w:rPr>
          <w:ins w:id="34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025A49A5" w14:textId="0D2776DE" w:rsidR="00706D89" w:rsidRPr="00985997" w:rsidRDefault="00706D89" w:rsidP="00706D89">
      <w:pPr>
        <w:tabs>
          <w:tab w:val="center" w:pos="5529"/>
        </w:tabs>
        <w:jc w:val="right"/>
        <w:rPr>
          <w:ins w:id="35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5CC7F6D6" w14:textId="3E07D347" w:rsidR="00706D89" w:rsidRPr="00985997" w:rsidRDefault="00706D89" w:rsidP="00706D89">
      <w:pPr>
        <w:tabs>
          <w:tab w:val="center" w:pos="5529"/>
        </w:tabs>
        <w:jc w:val="right"/>
        <w:rPr>
          <w:ins w:id="3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7" w:author="Instituto Pedagógico Lázaro Cárdenas" w:date="2021-07-10T15:26:00Z">
        <w:r w:rsidRPr="00985997">
          <w:rPr>
            <w:noProof/>
            <w:sz w:val="28"/>
            <w:szCs w:val="28"/>
            <w:lang w:eastAsia="es-MX"/>
          </w:rPr>
          <w:drawing>
            <wp:anchor distT="0" distB="0" distL="114300" distR="114300" simplePos="0" relativeHeight="251665408" behindDoc="0" locked="0" layoutInCell="1" allowOverlap="1" wp14:anchorId="64B43928" wp14:editId="4D412036">
              <wp:simplePos x="0" y="0"/>
              <wp:positionH relativeFrom="margin">
                <wp:align>left</wp:align>
              </wp:positionH>
              <wp:positionV relativeFrom="paragraph">
                <wp:posOffset>8890</wp:posOffset>
              </wp:positionV>
              <wp:extent cx="875030" cy="867410"/>
              <wp:effectExtent l="0" t="0" r="1270" b="8890"/>
              <wp:wrapNone/>
              <wp:docPr id="27" name="Imagen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fes[1].png"/>
                      <pic:cNvPicPr/>
                    </pic:nvPicPr>
                    <pic:blipFill>
                      <a:blip r:embed="rId5" cstate="print">
                        <a:biLevel thresh="75000"/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6">
                                <a14:imgEffect>
                                  <a14:sharpenSoften amount="-5000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5030" cy="867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E555CE9" w14:textId="3CE4C55A" w:rsidR="00706D89" w:rsidRDefault="00706D89" w:rsidP="00706D89">
      <w:pPr>
        <w:tabs>
          <w:tab w:val="center" w:pos="5529"/>
        </w:tabs>
        <w:jc w:val="right"/>
        <w:rPr>
          <w:ins w:id="3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9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>12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</w:t>
        </w:r>
        <w:r>
          <w:rPr>
            <w:rFonts w:ascii="Times New Roman" w:hAnsi="Times New Roman" w:cs="Times New Roman"/>
            <w:b/>
            <w:sz w:val="28"/>
            <w:szCs w:val="28"/>
          </w:rPr>
          <w:t>julio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202</w:t>
        </w:r>
        <w:r>
          <w:rPr>
            <w:rFonts w:ascii="Times New Roman" w:hAnsi="Times New Roman" w:cs="Times New Roman"/>
            <w:b/>
            <w:sz w:val="28"/>
            <w:szCs w:val="28"/>
          </w:rPr>
          <w:t>1</w:t>
        </w:r>
      </w:ins>
    </w:p>
    <w:p w14:paraId="645A6B8F" w14:textId="77777777" w:rsidR="00706D89" w:rsidRDefault="00706D89" w:rsidP="00252BFB">
      <w:pPr>
        <w:spacing w:line="360" w:lineRule="auto"/>
        <w:jc w:val="both"/>
        <w:rPr>
          <w:ins w:id="40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3A104C4C" w14:textId="544FB3C8" w:rsidR="001A5FE1" w:rsidRDefault="001A5FE1" w:rsidP="001A5FE1">
      <w:pPr>
        <w:spacing w:line="360" w:lineRule="auto"/>
        <w:jc w:val="both"/>
        <w:rPr>
          <w:ins w:id="41" w:author="ANDRES NIETO CORTES" w:date="2021-07-10T16:34:00Z"/>
          <w:rFonts w:ascii="Times New Roman" w:hAnsi="Times New Roman" w:cs="Times New Roman"/>
          <w:sz w:val="24"/>
          <w:szCs w:val="24"/>
        </w:rPr>
      </w:pPr>
      <w:ins w:id="42" w:author="ANDRES NIETO CORTES" w:date="2021-07-10T16:34:00Z">
        <w:r>
          <w:rPr>
            <w:rFonts w:ascii="Times New Roman" w:hAnsi="Times New Roman" w:cs="Times New Roman"/>
            <w:sz w:val="24"/>
            <w:szCs w:val="24"/>
          </w:rPr>
          <w:lastRenderedPageBreak/>
          <w:t>Se descarga Docker</w:t>
        </w:r>
      </w:ins>
    </w:p>
    <w:p w14:paraId="10B0EF01" w14:textId="020C8C02" w:rsidR="001A5FE1" w:rsidRDefault="001A5FE1" w:rsidP="001A5FE1">
      <w:pPr>
        <w:spacing w:line="360" w:lineRule="auto"/>
        <w:jc w:val="both"/>
        <w:rPr>
          <w:ins w:id="43" w:author="ANDRES NIETO CORTES" w:date="2021-07-10T16:34:00Z"/>
          <w:rFonts w:ascii="Times New Roman" w:hAnsi="Times New Roman" w:cs="Times New Roman"/>
          <w:sz w:val="24"/>
          <w:szCs w:val="24"/>
        </w:rPr>
      </w:pPr>
      <w:ins w:id="44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6C016FCA" wp14:editId="0E2A78D2">
              <wp:extent cx="5612130" cy="3155315"/>
              <wp:effectExtent l="0" t="0" r="7620" b="6985"/>
              <wp:docPr id="28" name="Imagen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5E5F8A" w14:textId="40A98EA1" w:rsidR="001A5FE1" w:rsidRPr="00252BFB" w:rsidDel="001A5FE1" w:rsidRDefault="001A5FE1" w:rsidP="001A5FE1">
      <w:pPr>
        <w:spacing w:line="360" w:lineRule="auto"/>
        <w:jc w:val="both"/>
        <w:rPr>
          <w:del w:id="45" w:author="ANDRES NIETO CORTES" w:date="2021-07-10T16:34:00Z"/>
          <w:moveTo w:id="46" w:author="ANDRES NIETO CORTES" w:date="2021-07-10T16:34:00Z"/>
          <w:rFonts w:ascii="Times New Roman" w:hAnsi="Times New Roman" w:cs="Times New Roman"/>
          <w:sz w:val="24"/>
          <w:szCs w:val="24"/>
        </w:rPr>
      </w:pPr>
      <w:moveToRangeStart w:id="47" w:author="ANDRES NIETO CORTES" w:date="2021-07-10T16:34:00Z" w:name="move76827259"/>
      <w:moveTo w:id="48" w:author="ANDRES NIETO CORTES" w:date="2021-07-10T16:34:00Z">
        <w:del w:id="49" w:author="ANDRES NIETO CORTES" w:date="2021-07-10T16:34:00Z">
          <w:r w:rsidRPr="00252BFB" w:rsidDel="001A5FE1">
            <w:rPr>
              <w:rFonts w:ascii="Times New Roman" w:hAnsi="Times New Roman" w:cs="Times New Roman"/>
              <w:sz w:val="24"/>
              <w:szCs w:val="24"/>
            </w:rPr>
            <w:delText>Se descarga Docker</w:delText>
          </w:r>
        </w:del>
      </w:moveTo>
    </w:p>
    <w:p w14:paraId="218413F7" w14:textId="2FA22C5D" w:rsidR="001A5FE1" w:rsidRPr="00252BFB" w:rsidDel="001A5FE1" w:rsidRDefault="001A5FE1" w:rsidP="001A5FE1">
      <w:pPr>
        <w:spacing w:line="360" w:lineRule="auto"/>
        <w:jc w:val="both"/>
        <w:rPr>
          <w:del w:id="50" w:author="ANDRES NIETO CORTES" w:date="2021-07-10T16:34:00Z"/>
          <w:moveTo w:id="51" w:author="ANDRES NIETO CORTES" w:date="2021-07-10T16:34:00Z"/>
          <w:rFonts w:ascii="Times New Roman" w:hAnsi="Times New Roman" w:cs="Times New Roman"/>
          <w:sz w:val="24"/>
          <w:szCs w:val="24"/>
        </w:rPr>
      </w:pPr>
      <w:moveTo w:id="52" w:author="ANDRES NIETO CORTES" w:date="2021-07-10T16:34:00Z">
        <w:del w:id="53" w:author="ANDRES NIETO CORTES" w:date="2021-07-10T16:34:00Z">
          <w:r w:rsidRPr="00252BFB" w:rsidDel="001A5FE1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5A756B9A" wp14:editId="65ADDDA4">
                <wp:extent cx="5612130" cy="3155315"/>
                <wp:effectExtent l="0" t="0" r="7620" b="6985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</w:p>
    <w:p w14:paraId="62FEB49C" w14:textId="77777777" w:rsidR="001A5FE1" w:rsidRPr="00252BFB" w:rsidRDefault="001A5FE1" w:rsidP="001A5FE1">
      <w:pPr>
        <w:spacing w:line="360" w:lineRule="auto"/>
        <w:jc w:val="both"/>
        <w:rPr>
          <w:moveTo w:id="54" w:author="ANDRES NIETO CORTES" w:date="2021-07-10T16:34:00Z"/>
          <w:rFonts w:ascii="Times New Roman" w:hAnsi="Times New Roman" w:cs="Times New Roman"/>
          <w:sz w:val="24"/>
          <w:szCs w:val="24"/>
        </w:rPr>
      </w:pPr>
      <w:moveTo w:id="55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t>Después de instalarlo, se ejecuta y se instala</w:t>
        </w:r>
      </w:moveTo>
    </w:p>
    <w:p w14:paraId="6063A241" w14:textId="77777777" w:rsidR="001A5FE1" w:rsidRPr="00252BFB" w:rsidRDefault="001A5FE1" w:rsidP="001A5FE1">
      <w:pPr>
        <w:spacing w:line="360" w:lineRule="auto"/>
        <w:jc w:val="both"/>
        <w:rPr>
          <w:moveTo w:id="56" w:author="ANDRES NIETO CORTES" w:date="2021-07-10T16:34:00Z"/>
          <w:rFonts w:ascii="Times New Roman" w:hAnsi="Times New Roman" w:cs="Times New Roman"/>
          <w:sz w:val="24"/>
          <w:szCs w:val="24"/>
        </w:rPr>
      </w:pPr>
      <w:moveTo w:id="57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5A1CCF97" wp14:editId="1E54CD18">
              <wp:extent cx="5612130" cy="3155315"/>
              <wp:effectExtent l="0" t="0" r="7620" b="6985"/>
              <wp:docPr id="17" name="Imagen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95492CB" w14:textId="77777777" w:rsidR="001A5FE1" w:rsidRPr="00252BFB" w:rsidRDefault="001A5FE1" w:rsidP="001A5FE1">
      <w:pPr>
        <w:spacing w:line="360" w:lineRule="auto"/>
        <w:jc w:val="both"/>
        <w:rPr>
          <w:moveTo w:id="58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6C906743" w14:textId="77777777" w:rsidR="001A5FE1" w:rsidRPr="00252BFB" w:rsidRDefault="001A5FE1" w:rsidP="001A5FE1">
      <w:pPr>
        <w:spacing w:line="360" w:lineRule="auto"/>
        <w:jc w:val="both"/>
        <w:rPr>
          <w:moveTo w:id="59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AD6564B" w14:textId="77777777" w:rsidR="001A5FE1" w:rsidRPr="00252BFB" w:rsidRDefault="001A5FE1" w:rsidP="001A5FE1">
      <w:pPr>
        <w:spacing w:line="360" w:lineRule="auto"/>
        <w:jc w:val="both"/>
        <w:rPr>
          <w:moveTo w:id="60" w:author="ANDRES NIETO CORTES" w:date="2021-07-10T16:34:00Z"/>
          <w:rFonts w:ascii="Times New Roman" w:hAnsi="Times New Roman" w:cs="Times New Roman"/>
          <w:sz w:val="24"/>
          <w:szCs w:val="24"/>
        </w:rPr>
      </w:pPr>
      <w:moveTo w:id="61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lastRenderedPageBreak/>
          <w:t>Mientras se instala, se crea una carpeta en el escritorio para guardar el proyecto.</w:t>
        </w:r>
      </w:moveTo>
    </w:p>
    <w:p w14:paraId="0BB97D40" w14:textId="77777777" w:rsidR="001A5FE1" w:rsidRPr="00252BFB" w:rsidRDefault="001A5FE1" w:rsidP="001A5FE1">
      <w:pPr>
        <w:spacing w:line="360" w:lineRule="auto"/>
        <w:jc w:val="both"/>
        <w:rPr>
          <w:moveTo w:id="62" w:author="ANDRES NIETO CORTES" w:date="2021-07-10T16:34:00Z"/>
          <w:rFonts w:ascii="Times New Roman" w:hAnsi="Times New Roman" w:cs="Times New Roman"/>
          <w:sz w:val="24"/>
          <w:szCs w:val="24"/>
        </w:rPr>
      </w:pPr>
      <w:moveTo w:id="63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364CC126" wp14:editId="399AA7D2">
              <wp:extent cx="5612130" cy="3155315"/>
              <wp:effectExtent l="0" t="0" r="7620" b="6985"/>
              <wp:docPr id="18" name="Imagen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606B96B" w14:textId="77777777" w:rsidR="001A5FE1" w:rsidRPr="00252BFB" w:rsidRDefault="001A5FE1" w:rsidP="001A5FE1">
      <w:pPr>
        <w:spacing w:line="360" w:lineRule="auto"/>
        <w:jc w:val="both"/>
        <w:rPr>
          <w:moveTo w:id="64" w:author="ANDRES NIETO CORTES" w:date="2021-07-10T16:34:00Z"/>
          <w:rFonts w:ascii="Times New Roman" w:hAnsi="Times New Roman" w:cs="Times New Roman"/>
          <w:sz w:val="24"/>
          <w:szCs w:val="24"/>
        </w:rPr>
      </w:pPr>
      <w:moveTo w:id="65" w:author="ANDRES NIETO CORTES" w:date="2021-07-10T16:34:00Z">
        <w:r w:rsidRPr="00252BFB">
          <w:rPr>
            <w:rFonts w:ascii="Times New Roman" w:hAnsi="Times New Roman" w:cs="Times New Roman"/>
            <w:sz w:val="24"/>
            <w:szCs w:val="24"/>
          </w:rPr>
          <w:t xml:space="preserve">Se clona el repositorio que proporciona los contenedores correspondientes al Servidor Apache, la base de datos MySQL y el administrador </w:t>
        </w:r>
        <w:proofErr w:type="spellStart"/>
        <w:r w:rsidRPr="00252BFB">
          <w:rPr>
            <w:rFonts w:ascii="Times New Roman" w:hAnsi="Times New Roman" w:cs="Times New Roman"/>
            <w:sz w:val="24"/>
            <w:szCs w:val="24"/>
          </w:rPr>
          <w:t>phpMyAdmin</w:t>
        </w:r>
        <w:proofErr w:type="spellEnd"/>
        <w:r w:rsidRPr="00252BFB">
          <w:rPr>
            <w:rFonts w:ascii="Times New Roman" w:hAnsi="Times New Roman" w:cs="Times New Roman"/>
            <w:sz w:val="24"/>
            <w:szCs w:val="24"/>
          </w:rPr>
          <w:t>.</w:t>
        </w:r>
      </w:moveTo>
    </w:p>
    <w:p w14:paraId="2B042E6A" w14:textId="77777777" w:rsidR="001A5FE1" w:rsidRDefault="001A5FE1" w:rsidP="001A5FE1">
      <w:pPr>
        <w:spacing w:line="360" w:lineRule="auto"/>
        <w:jc w:val="both"/>
        <w:rPr>
          <w:moveTo w:id="66" w:author="ANDRES NIETO CORTES" w:date="2021-07-10T16:34:00Z"/>
          <w:rFonts w:ascii="Times New Roman" w:hAnsi="Times New Roman" w:cs="Times New Roman"/>
          <w:sz w:val="24"/>
          <w:szCs w:val="24"/>
        </w:rPr>
      </w:pPr>
      <w:moveTo w:id="67" w:author="ANDRES NIETO CORTES" w:date="2021-07-10T16:34:00Z">
        <w:r w:rsidRPr="00252BFB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7D24F508" wp14:editId="0DD93AA1">
              <wp:extent cx="5612130" cy="3155315"/>
              <wp:effectExtent l="0" t="0" r="7620" b="6985"/>
              <wp:docPr id="20" name="Imagen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5D0A7019" w14:textId="4BF5D295" w:rsidR="00F424E2" w:rsidRPr="00252BFB" w:rsidDel="001A5FE1" w:rsidRDefault="007B761B" w:rsidP="00252BFB">
      <w:pPr>
        <w:spacing w:line="360" w:lineRule="auto"/>
        <w:jc w:val="both"/>
        <w:rPr>
          <w:moveFrom w:id="68" w:author="ANDRES NIETO CORTES" w:date="2021-07-10T16:34:00Z"/>
          <w:rFonts w:ascii="Times New Roman" w:hAnsi="Times New Roman" w:cs="Times New Roman"/>
          <w:sz w:val="24"/>
          <w:szCs w:val="24"/>
        </w:rPr>
      </w:pPr>
      <w:moveFromRangeStart w:id="69" w:author="ANDRES NIETO CORTES" w:date="2021-07-10T16:34:00Z" w:name="move76827259"/>
      <w:moveToRangeEnd w:id="47"/>
      <w:moveFrom w:id="70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Se descarga Docker</w:t>
        </w:r>
      </w:moveFrom>
    </w:p>
    <w:p w14:paraId="12259FDB" w14:textId="464F560D" w:rsidR="007B761B" w:rsidRPr="00252BFB" w:rsidDel="001A5FE1" w:rsidRDefault="007B761B" w:rsidP="00252BFB">
      <w:pPr>
        <w:spacing w:line="360" w:lineRule="auto"/>
        <w:jc w:val="both"/>
        <w:rPr>
          <w:moveFrom w:id="71" w:author="ANDRES NIETO CORTES" w:date="2021-07-10T16:34:00Z"/>
          <w:rFonts w:ascii="Times New Roman" w:hAnsi="Times New Roman" w:cs="Times New Roman"/>
          <w:sz w:val="24"/>
          <w:szCs w:val="24"/>
        </w:rPr>
      </w:pPr>
      <w:moveFrom w:id="72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26E1505B" wp14:editId="15CE43AC">
              <wp:extent cx="5612130" cy="3155315"/>
              <wp:effectExtent l="0" t="0" r="7620" b="6985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150936D2" w14:textId="119EB2FB" w:rsidR="007B761B" w:rsidRPr="00252BFB" w:rsidDel="001A5FE1" w:rsidRDefault="007B761B" w:rsidP="00252BFB">
      <w:pPr>
        <w:spacing w:line="360" w:lineRule="auto"/>
        <w:jc w:val="both"/>
        <w:rPr>
          <w:moveFrom w:id="73" w:author="ANDRES NIETO CORTES" w:date="2021-07-10T16:34:00Z"/>
          <w:rFonts w:ascii="Times New Roman" w:hAnsi="Times New Roman" w:cs="Times New Roman"/>
          <w:sz w:val="24"/>
          <w:szCs w:val="24"/>
        </w:rPr>
      </w:pPr>
      <w:moveFrom w:id="74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Después de instalarlo, se ejecuta y se instala</w:t>
        </w:r>
      </w:moveFrom>
    </w:p>
    <w:p w14:paraId="4CE95181" w14:textId="65EE53A9" w:rsidR="007B761B" w:rsidRPr="00252BFB" w:rsidDel="001A5FE1" w:rsidRDefault="007B761B" w:rsidP="00252BFB">
      <w:pPr>
        <w:spacing w:line="360" w:lineRule="auto"/>
        <w:jc w:val="both"/>
        <w:rPr>
          <w:moveFrom w:id="75" w:author="ANDRES NIETO CORTES" w:date="2021-07-10T16:34:00Z"/>
          <w:rFonts w:ascii="Times New Roman" w:hAnsi="Times New Roman" w:cs="Times New Roman"/>
          <w:sz w:val="24"/>
          <w:szCs w:val="24"/>
        </w:rPr>
      </w:pPr>
      <w:moveFrom w:id="76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187EFE4F" wp14:editId="79B38648">
              <wp:extent cx="5612130" cy="3155315"/>
              <wp:effectExtent l="0" t="0" r="7620" b="6985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3723E5DE" w14:textId="030C5C54" w:rsidR="007B761B" w:rsidRPr="00252BFB" w:rsidDel="001A5FE1" w:rsidRDefault="007B761B" w:rsidP="00252BFB">
      <w:pPr>
        <w:spacing w:line="360" w:lineRule="auto"/>
        <w:jc w:val="both"/>
        <w:rPr>
          <w:moveFrom w:id="77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9356459" w14:textId="0C3EC581" w:rsidR="007B761B" w:rsidRPr="00252BFB" w:rsidDel="001A5FE1" w:rsidRDefault="007B761B" w:rsidP="00252BFB">
      <w:pPr>
        <w:spacing w:line="360" w:lineRule="auto"/>
        <w:jc w:val="both"/>
        <w:rPr>
          <w:moveFrom w:id="78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0B89FA4D" w14:textId="5F2BA82D" w:rsidR="007B761B" w:rsidRPr="00252BFB" w:rsidDel="001A5FE1" w:rsidRDefault="007B761B" w:rsidP="00252BFB">
      <w:pPr>
        <w:spacing w:line="360" w:lineRule="auto"/>
        <w:jc w:val="both"/>
        <w:rPr>
          <w:moveFrom w:id="79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7D5D71E8" w14:textId="28DFADAB" w:rsidR="007B761B" w:rsidRPr="00252BFB" w:rsidDel="001A5FE1" w:rsidRDefault="007B761B" w:rsidP="00252BFB">
      <w:pPr>
        <w:spacing w:line="360" w:lineRule="auto"/>
        <w:jc w:val="both"/>
        <w:rPr>
          <w:moveFrom w:id="80" w:author="ANDRES NIETO CORTES" w:date="2021-07-10T16:34:00Z"/>
          <w:rFonts w:ascii="Times New Roman" w:hAnsi="Times New Roman" w:cs="Times New Roman"/>
          <w:sz w:val="24"/>
          <w:szCs w:val="24"/>
        </w:rPr>
      </w:pPr>
    </w:p>
    <w:p w14:paraId="0CF36F4B" w14:textId="77254F4C" w:rsidR="007B761B" w:rsidRPr="00252BFB" w:rsidDel="001A5FE1" w:rsidRDefault="007B761B" w:rsidP="00252BFB">
      <w:pPr>
        <w:spacing w:line="360" w:lineRule="auto"/>
        <w:jc w:val="both"/>
        <w:rPr>
          <w:moveFrom w:id="81" w:author="ANDRES NIETO CORTES" w:date="2021-07-10T16:34:00Z"/>
          <w:rFonts w:ascii="Times New Roman" w:hAnsi="Times New Roman" w:cs="Times New Roman"/>
          <w:sz w:val="24"/>
          <w:szCs w:val="24"/>
        </w:rPr>
      </w:pPr>
      <w:moveFrom w:id="82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Mientras se instala, se crea una carpeta en el escritorio para guardar el proyecto.</w:t>
        </w:r>
      </w:moveFrom>
    </w:p>
    <w:p w14:paraId="78CC3914" w14:textId="0356A988" w:rsidR="007B761B" w:rsidRPr="00252BFB" w:rsidDel="001A5FE1" w:rsidRDefault="007B761B" w:rsidP="00252BFB">
      <w:pPr>
        <w:spacing w:line="360" w:lineRule="auto"/>
        <w:jc w:val="both"/>
        <w:rPr>
          <w:moveFrom w:id="83" w:author="ANDRES NIETO CORTES" w:date="2021-07-10T16:34:00Z"/>
          <w:rFonts w:ascii="Times New Roman" w:hAnsi="Times New Roman" w:cs="Times New Roman"/>
          <w:sz w:val="24"/>
          <w:szCs w:val="24"/>
        </w:rPr>
      </w:pPr>
      <w:moveFrom w:id="84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7F8306FF" wp14:editId="3FC8A267">
              <wp:extent cx="5612130" cy="3155315"/>
              <wp:effectExtent l="0" t="0" r="7620" b="6985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496E159F" w14:textId="64F2E62F" w:rsidR="007B761B" w:rsidRPr="00252BFB" w:rsidDel="001A5FE1" w:rsidRDefault="007B761B" w:rsidP="00252BFB">
      <w:pPr>
        <w:spacing w:line="360" w:lineRule="auto"/>
        <w:jc w:val="both"/>
        <w:rPr>
          <w:moveFrom w:id="85" w:author="ANDRES NIETO CORTES" w:date="2021-07-10T16:34:00Z"/>
          <w:rFonts w:ascii="Times New Roman" w:hAnsi="Times New Roman" w:cs="Times New Roman"/>
          <w:sz w:val="24"/>
          <w:szCs w:val="24"/>
        </w:rPr>
      </w:pPr>
      <w:moveFrom w:id="86" w:author="ANDRES NIETO CORTES" w:date="2021-07-10T16:34:00Z">
        <w:r w:rsidRPr="00252BFB" w:rsidDel="001A5FE1">
          <w:rPr>
            <w:rFonts w:ascii="Times New Roman" w:hAnsi="Times New Roman" w:cs="Times New Roman"/>
            <w:sz w:val="24"/>
            <w:szCs w:val="24"/>
          </w:rPr>
          <w:t>Se clona el repositorio que proporciona los contenedores correspondientes al Servidor Apache, la base de datos MySQL y el administrador phpMy</w:t>
        </w:r>
        <w:r w:rsidR="002C7A94" w:rsidRPr="00252BFB" w:rsidDel="001A5FE1">
          <w:rPr>
            <w:rFonts w:ascii="Times New Roman" w:hAnsi="Times New Roman" w:cs="Times New Roman"/>
            <w:sz w:val="24"/>
            <w:szCs w:val="24"/>
          </w:rPr>
          <w:t>Admin.</w:t>
        </w:r>
      </w:moveFrom>
    </w:p>
    <w:p w14:paraId="05DF6FBC" w14:textId="00E520EF" w:rsidR="002C7A94" w:rsidDel="001A5FE1" w:rsidRDefault="002C7A94" w:rsidP="00252BFB">
      <w:pPr>
        <w:spacing w:line="360" w:lineRule="auto"/>
        <w:jc w:val="both"/>
        <w:rPr>
          <w:ins w:id="87" w:author="Instituto Pedagógico Lázaro Cárdenas" w:date="2021-07-10T15:24:00Z"/>
          <w:moveFrom w:id="88" w:author="ANDRES NIETO CORTES" w:date="2021-07-10T16:34:00Z"/>
          <w:rFonts w:ascii="Times New Roman" w:hAnsi="Times New Roman" w:cs="Times New Roman"/>
          <w:sz w:val="24"/>
          <w:szCs w:val="24"/>
        </w:rPr>
      </w:pPr>
      <w:moveFrom w:id="89" w:author="ANDRES NIETO CORTES" w:date="2021-07-10T16:34:00Z">
        <w:r w:rsidRPr="00252BFB" w:rsidDel="001A5FE1">
          <w:rPr>
            <w:rFonts w:ascii="Times New Roman" w:hAnsi="Times New Roman" w:cs="Times New Roman"/>
            <w:noProof/>
            <w:sz w:val="24"/>
            <w:szCs w:val="24"/>
          </w:rPr>
          <w:drawing>
            <wp:inline distT="0" distB="0" distL="0" distR="0" wp14:anchorId="248FE04C" wp14:editId="76585505">
              <wp:extent cx="5612130" cy="3155315"/>
              <wp:effectExtent l="0" t="0" r="7620" b="6985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moveFromRangeEnd w:id="69"/>
    <w:p w14:paraId="39197564" w14:textId="7CD72075" w:rsidR="00706D89" w:rsidRDefault="00706D89" w:rsidP="00252BFB">
      <w:pPr>
        <w:spacing w:line="360" w:lineRule="auto"/>
        <w:jc w:val="both"/>
        <w:rPr>
          <w:ins w:id="90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4051C91" w14:textId="77777777" w:rsidR="00706D89" w:rsidRPr="00252BFB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F5009" w14:textId="625C304E" w:rsidR="00E13833" w:rsidRPr="00252BFB" w:rsidDel="00706D89" w:rsidRDefault="00E13833" w:rsidP="00252BFB">
      <w:pPr>
        <w:spacing w:line="360" w:lineRule="auto"/>
        <w:jc w:val="both"/>
        <w:rPr>
          <w:del w:id="91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14756A7" w14:textId="05B5FE13" w:rsidR="00E13833" w:rsidRPr="00252BFB" w:rsidDel="00706D89" w:rsidRDefault="00E13833" w:rsidP="00252BFB">
      <w:pPr>
        <w:spacing w:line="360" w:lineRule="auto"/>
        <w:jc w:val="both"/>
        <w:rPr>
          <w:del w:id="92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75F0F8D" w14:textId="4DBBB4BD" w:rsidR="00E13833" w:rsidRPr="00252BFB" w:rsidDel="00706D89" w:rsidRDefault="00E13833" w:rsidP="00252BFB">
      <w:pPr>
        <w:spacing w:line="360" w:lineRule="auto"/>
        <w:jc w:val="both"/>
        <w:rPr>
          <w:del w:id="93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E37B128" w14:textId="313C6DA1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instala la actualización del kernel de Linux.</w:t>
      </w:r>
    </w:p>
    <w:p w14:paraId="76469306" w14:textId="2CCE3486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16E2D" wp14:editId="3F61FA5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CBF" w14:textId="2A923304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está iniciando Docker.</w:t>
      </w:r>
    </w:p>
    <w:p w14:paraId="45BBFA38" w14:textId="207BA8D0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8B55" wp14:editId="089817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F04" w14:textId="24CF12EC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5B2BD" w14:textId="5676CFAE" w:rsidR="00E57CCF" w:rsidRPr="00252BFB" w:rsidDel="00706D89" w:rsidRDefault="00E57CCF" w:rsidP="00252BFB">
      <w:pPr>
        <w:spacing w:line="360" w:lineRule="auto"/>
        <w:jc w:val="both"/>
        <w:rPr>
          <w:del w:id="94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270A29F1" w14:textId="77777777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7A5E5" w14:textId="1FC097E5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 xml:space="preserve">Uno de los integrantes del equipo, Andrés Nieto Cortés, me indicó que instalara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Alpine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, pero esa aplicación no sirvió de nada, mando evidencia.</w:t>
      </w:r>
    </w:p>
    <w:p w14:paraId="3A8FE703" w14:textId="4BF7D353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1322A" wp14:editId="75CEFAE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714" w14:textId="3A53691A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El repositorio que se clonó contiene el archivo Dockerfile que le indicará a la herramienta de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DockerCompose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como se interrelacionarán los contenedores y el archivo </w:t>
      </w:r>
      <w:proofErr w:type="spellStart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docker-compose.yml</w:t>
      </w:r>
      <w:proofErr w:type="spellEnd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, indica las configuraciones de esos contenedores.</w:t>
      </w:r>
    </w:p>
    <w:p w14:paraId="2CF3CB8F" w14:textId="77F55828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0CBF5" wp14:editId="640FB8B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003" w14:textId="4CC882EC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37DC9" w14:textId="70118194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obtienen los contenedores a partir de las imágenes que están publicadas en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.</w:t>
      </w:r>
    </w:p>
    <w:p w14:paraId="6AA4F0BE" w14:textId="4FEC8248" w:rsidR="00252BFB" w:rsidDel="001A5FE1" w:rsidRDefault="00252BFB" w:rsidP="00252BFB">
      <w:pPr>
        <w:spacing w:line="360" w:lineRule="auto"/>
        <w:jc w:val="both"/>
        <w:rPr>
          <w:del w:id="95" w:author="ANDRES NIETO CORTES" w:date="2021-07-10T16:37:00Z"/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2D4B2" wp14:editId="158734D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7A5" w14:textId="7EF410D0" w:rsidR="00252BFB" w:rsidDel="001A5FE1" w:rsidRDefault="00252BFB" w:rsidP="00252BFB">
      <w:pPr>
        <w:spacing w:line="360" w:lineRule="auto"/>
        <w:jc w:val="both"/>
        <w:rPr>
          <w:del w:id="96" w:author="ANDRES NIETO CORTES" w:date="2021-07-10T16:36:00Z"/>
          <w:rFonts w:ascii="Times New Roman" w:hAnsi="Times New Roman" w:cs="Times New Roman"/>
          <w:sz w:val="24"/>
          <w:szCs w:val="24"/>
        </w:rPr>
      </w:pPr>
      <w:del w:id="97" w:author="ANDRES NIETO CORTES" w:date="2021-07-10T16:36:00Z">
        <w:r w:rsidDel="001A5FE1">
          <w:rPr>
            <w:rFonts w:ascii="Times New Roman" w:hAnsi="Times New Roman" w:cs="Times New Roman"/>
            <w:sz w:val="24"/>
            <w:szCs w:val="24"/>
          </w:rPr>
          <w:delText>Una vez terminado el montaje de los contenedores se comprueba que las imágenes estén corriendo de manera correcta en Docker, con el comando Docker ps -a</w:delText>
        </w:r>
      </w:del>
    </w:p>
    <w:p w14:paraId="04267F4E" w14:textId="77777777" w:rsidR="001A5FE1" w:rsidRDefault="001A5FE1" w:rsidP="00252BFB">
      <w:pPr>
        <w:spacing w:line="360" w:lineRule="auto"/>
        <w:jc w:val="both"/>
        <w:rPr>
          <w:ins w:id="98" w:author="ANDRES NIETO CORTES" w:date="2021-07-10T16:37:00Z"/>
          <w:rFonts w:ascii="Times New Roman" w:hAnsi="Times New Roman" w:cs="Times New Roman"/>
          <w:sz w:val="24"/>
          <w:szCs w:val="24"/>
        </w:rPr>
      </w:pPr>
    </w:p>
    <w:p w14:paraId="55DD9E6A" w14:textId="77777777" w:rsidR="001A5FE1" w:rsidRDefault="001A5FE1" w:rsidP="001A5FE1">
      <w:pPr>
        <w:spacing w:line="360" w:lineRule="auto"/>
        <w:jc w:val="both"/>
        <w:rPr>
          <w:ins w:id="99" w:author="ANDRES NIETO CORTES" w:date="2021-07-10T16:37:00Z"/>
          <w:rFonts w:ascii="Times New Roman" w:hAnsi="Times New Roman" w:cs="Times New Roman"/>
          <w:sz w:val="24"/>
          <w:szCs w:val="24"/>
        </w:rPr>
      </w:pPr>
      <w:ins w:id="100" w:author="ANDRES NIETO CORTES" w:date="2021-07-10T16:37:00Z">
        <w:r>
          <w:rPr>
            <w:rFonts w:ascii="Times New Roman" w:hAnsi="Times New Roman" w:cs="Times New Roman"/>
            <w:sz w:val="24"/>
            <w:szCs w:val="24"/>
          </w:rPr>
          <w:t xml:space="preserve">Una vez terminado el montaje de los contenedores se comprueba que las imágenes estén corriendo de manera correcta en Docker, con el comando Docker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ps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-a</w:t>
        </w:r>
      </w:ins>
    </w:p>
    <w:p w14:paraId="32133C59" w14:textId="77777777" w:rsidR="001A5FE1" w:rsidRDefault="001A5FE1" w:rsidP="001A5FE1">
      <w:pPr>
        <w:spacing w:line="360" w:lineRule="auto"/>
        <w:jc w:val="both"/>
        <w:rPr>
          <w:ins w:id="101" w:author="ANDRES NIETO CORTES" w:date="2021-07-10T16:37:00Z"/>
          <w:rFonts w:ascii="Times New Roman" w:hAnsi="Times New Roman" w:cs="Times New Roman"/>
          <w:sz w:val="24"/>
          <w:szCs w:val="24"/>
        </w:rPr>
      </w:pPr>
      <w:ins w:id="102" w:author="ANDRES NIETO CORTES" w:date="2021-07-10T16:37:00Z">
        <w:r>
          <w:rPr>
            <w:noProof/>
          </w:rPr>
          <w:drawing>
            <wp:inline distT="0" distB="0" distL="0" distR="0" wp14:anchorId="372E25B3" wp14:editId="00691567">
              <wp:extent cx="5612130" cy="3155315"/>
              <wp:effectExtent l="0" t="0" r="7620" b="6985"/>
              <wp:docPr id="33" name="Imagen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FEF521" w14:textId="77777777" w:rsidR="001A5FE1" w:rsidRDefault="001A5FE1" w:rsidP="001A5FE1">
      <w:pPr>
        <w:spacing w:line="360" w:lineRule="auto"/>
        <w:jc w:val="both"/>
        <w:rPr>
          <w:ins w:id="103" w:author="ANDRES NIETO CORTES" w:date="2021-07-10T16:37:00Z"/>
          <w:rFonts w:ascii="Times New Roman" w:hAnsi="Times New Roman" w:cs="Times New Roman"/>
          <w:sz w:val="24"/>
          <w:szCs w:val="24"/>
        </w:rPr>
      </w:pPr>
      <w:ins w:id="104" w:author="ANDRES NIETO CORTES" w:date="2021-07-10T16:37:00Z">
        <w:r>
          <w:rPr>
            <w:rFonts w:ascii="Times New Roman" w:hAnsi="Times New Roman" w:cs="Times New Roman"/>
            <w:sz w:val="24"/>
            <w:szCs w:val="24"/>
          </w:rPr>
          <w:lastRenderedPageBreak/>
          <w:t>Ahora se sabe que los servicios están corriendo de manera adecuada en el servidor local, por lo que se accede al localhost desde el navegador web por la dirección 127.0.0.1:80</w:t>
        </w:r>
      </w:ins>
    </w:p>
    <w:p w14:paraId="1E0EC1D1" w14:textId="77777777" w:rsidR="001A5FE1" w:rsidRDefault="001A5FE1" w:rsidP="001A5FE1">
      <w:pPr>
        <w:spacing w:line="360" w:lineRule="auto"/>
        <w:jc w:val="both"/>
        <w:rPr>
          <w:ins w:id="105" w:author="ANDRES NIETO CORTES" w:date="2021-07-10T16:37:00Z"/>
          <w:rFonts w:ascii="Times New Roman" w:hAnsi="Times New Roman" w:cs="Times New Roman"/>
          <w:sz w:val="24"/>
          <w:szCs w:val="24"/>
        </w:rPr>
      </w:pPr>
      <w:ins w:id="106" w:author="ANDRES NIETO CORTES" w:date="2021-07-10T16:37:00Z">
        <w:r>
          <w:rPr>
            <w:noProof/>
          </w:rPr>
          <w:drawing>
            <wp:inline distT="0" distB="0" distL="0" distR="0" wp14:anchorId="5A66CDEF" wp14:editId="34F72889">
              <wp:extent cx="5612130" cy="3155315"/>
              <wp:effectExtent l="0" t="0" r="7620" b="6985"/>
              <wp:docPr id="34" name="Imagen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12CBCD" w14:textId="25A0BB4E" w:rsidR="00252BFB" w:rsidDel="001A5FE1" w:rsidRDefault="00252BFB" w:rsidP="00252BFB">
      <w:pPr>
        <w:spacing w:line="360" w:lineRule="auto"/>
        <w:jc w:val="both"/>
        <w:rPr>
          <w:del w:id="107" w:author="ANDRES NIETO CORTES" w:date="2021-07-10T16:36:00Z"/>
          <w:rFonts w:ascii="Times New Roman" w:hAnsi="Times New Roman" w:cs="Times New Roman"/>
          <w:sz w:val="24"/>
          <w:szCs w:val="24"/>
        </w:rPr>
      </w:pPr>
      <w:del w:id="108" w:author="ANDRES NIETO CORTES" w:date="2021-07-10T16:36:00Z">
        <w:r w:rsidDel="001A5FE1">
          <w:rPr>
            <w:noProof/>
          </w:rPr>
          <w:drawing>
            <wp:inline distT="0" distB="0" distL="0" distR="0" wp14:anchorId="75680646" wp14:editId="6A686F7A">
              <wp:extent cx="5612130" cy="3155315"/>
              <wp:effectExtent l="0" t="0" r="7620" b="6985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E20C586" w14:textId="406418E0" w:rsidR="00252BFB" w:rsidDel="001A5FE1" w:rsidRDefault="00252BFB" w:rsidP="00252BFB">
      <w:pPr>
        <w:spacing w:line="360" w:lineRule="auto"/>
        <w:jc w:val="both"/>
        <w:rPr>
          <w:del w:id="109" w:author="ANDRES NIETO CORTES" w:date="2021-07-10T16:36:00Z"/>
          <w:rFonts w:ascii="Times New Roman" w:hAnsi="Times New Roman" w:cs="Times New Roman"/>
          <w:sz w:val="24"/>
          <w:szCs w:val="24"/>
        </w:rPr>
      </w:pPr>
      <w:del w:id="110" w:author="ANDRES NIETO CORTES" w:date="2021-07-10T16:36:00Z">
        <w:r w:rsidDel="001A5FE1">
          <w:rPr>
            <w:rFonts w:ascii="Times New Roman" w:hAnsi="Times New Roman" w:cs="Times New Roman"/>
            <w:sz w:val="24"/>
            <w:szCs w:val="24"/>
          </w:rPr>
          <w:delText>Ahora se sabe que los servicios están corriendo de manera adecuada en el servidor local, por lo que se accede al localhost desde el navegador web por la dirección 127.0.0.1:80</w:delText>
        </w:r>
      </w:del>
    </w:p>
    <w:p w14:paraId="2F636E68" w14:textId="2BC71ED0" w:rsidR="00252BFB" w:rsidDel="001A5FE1" w:rsidRDefault="00252BFB" w:rsidP="00252BFB">
      <w:pPr>
        <w:spacing w:line="360" w:lineRule="auto"/>
        <w:jc w:val="both"/>
        <w:rPr>
          <w:del w:id="111" w:author="ANDRES NIETO CORTES" w:date="2021-07-10T16:36:00Z"/>
          <w:rFonts w:ascii="Times New Roman" w:hAnsi="Times New Roman" w:cs="Times New Roman"/>
          <w:sz w:val="24"/>
          <w:szCs w:val="24"/>
        </w:rPr>
      </w:pPr>
      <w:del w:id="112" w:author="ANDRES NIETO CORTES" w:date="2021-07-10T16:36:00Z">
        <w:r w:rsidDel="001A5FE1">
          <w:rPr>
            <w:noProof/>
          </w:rPr>
          <w:drawing>
            <wp:inline distT="0" distB="0" distL="0" distR="0" wp14:anchorId="5EDBCAA9" wp14:editId="5256B65A">
              <wp:extent cx="5612130" cy="3155315"/>
              <wp:effectExtent l="0" t="0" r="7620" b="6985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6E9E58B" w14:textId="77777777" w:rsidR="001A5FE1" w:rsidRDefault="001A5FE1" w:rsidP="00252BFB">
      <w:pPr>
        <w:spacing w:line="360" w:lineRule="auto"/>
        <w:jc w:val="both"/>
        <w:rPr>
          <w:ins w:id="113" w:author="ANDRES NIETO CORTES" w:date="2021-07-10T16:36:00Z"/>
          <w:rFonts w:ascii="Times New Roman" w:hAnsi="Times New Roman" w:cs="Times New Roman"/>
          <w:sz w:val="24"/>
          <w:szCs w:val="24"/>
        </w:rPr>
      </w:pPr>
    </w:p>
    <w:p w14:paraId="4C616076" w14:textId="49D18BB8" w:rsidR="007476CD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observa la respuesta del servidor Apache y su versión</w:t>
      </w:r>
      <w:r w:rsidR="007476CD">
        <w:rPr>
          <w:rFonts w:ascii="Times New Roman" w:hAnsi="Times New Roman" w:cs="Times New Roman"/>
          <w:sz w:val="24"/>
          <w:szCs w:val="24"/>
        </w:rPr>
        <w:t>.</w:t>
      </w:r>
    </w:p>
    <w:p w14:paraId="0F2A9644" w14:textId="0C7455B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ingresa al directorio en el que se deberá clonar la página web.</w:t>
      </w:r>
    </w:p>
    <w:p w14:paraId="660A4000" w14:textId="119AE14A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36CE" wp14:editId="47292C7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F7B" w14:textId="7B6C3A2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clona la página que se subió al repositorio de uno de los miembros del equipo.</w:t>
      </w:r>
    </w:p>
    <w:p w14:paraId="02011A49" w14:textId="30AB6EE8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CA294" wp14:editId="26BCBBA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855C" w14:textId="636AF469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9F950" w14:textId="1C430C5D" w:rsidR="006A07FA" w:rsidDel="00706D89" w:rsidRDefault="006A07FA" w:rsidP="00252BFB">
      <w:pPr>
        <w:spacing w:line="360" w:lineRule="auto"/>
        <w:jc w:val="both"/>
        <w:rPr>
          <w:del w:id="114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6433A8AE" w14:textId="229ED22C" w:rsidR="006A07FA" w:rsidDel="001A5FE1" w:rsidRDefault="006A07FA" w:rsidP="001A5FE1">
      <w:pPr>
        <w:spacing w:line="360" w:lineRule="auto"/>
        <w:jc w:val="both"/>
        <w:rPr>
          <w:moveFrom w:id="115" w:author="ANDRES NIETO CORTES" w:date="2021-07-10T16:35:00Z"/>
          <w:rFonts w:ascii="Times New Roman" w:hAnsi="Times New Roman" w:cs="Times New Roman"/>
          <w:sz w:val="24"/>
          <w:szCs w:val="24"/>
        </w:rPr>
        <w:pPrChange w:id="116" w:author="ANDRES NIETO CORTES" w:date="2021-07-10T16:35:00Z">
          <w:pPr>
            <w:spacing w:line="360" w:lineRule="auto"/>
            <w:jc w:val="both"/>
          </w:pPr>
        </w:pPrChange>
      </w:pPr>
      <w:moveFromRangeStart w:id="117" w:author="ANDRES NIETO CORTES" w:date="2021-07-10T16:35:00Z" w:name="move76827364"/>
      <w:moveFrom w:id="118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Ahora se puede visualizar la página montada en el servidor Apache con ayuda de Docker.</w:t>
        </w:r>
      </w:moveFrom>
    </w:p>
    <w:p w14:paraId="75B63DBF" w14:textId="7836DE3D" w:rsidR="006A07FA" w:rsidDel="001A5FE1" w:rsidRDefault="006A07FA" w:rsidP="001A5FE1">
      <w:pPr>
        <w:spacing w:line="360" w:lineRule="auto"/>
        <w:jc w:val="both"/>
        <w:rPr>
          <w:moveFrom w:id="119" w:author="ANDRES NIETO CORTES" w:date="2021-07-10T16:35:00Z"/>
          <w:rFonts w:ascii="Times New Roman" w:hAnsi="Times New Roman" w:cs="Times New Roman"/>
          <w:sz w:val="24"/>
          <w:szCs w:val="24"/>
        </w:rPr>
        <w:pPrChange w:id="120" w:author="ANDRES NIETO CORTES" w:date="2021-07-10T16:35:00Z">
          <w:pPr>
            <w:spacing w:line="360" w:lineRule="auto"/>
            <w:jc w:val="both"/>
          </w:pPr>
        </w:pPrChange>
      </w:pPr>
      <w:moveFrom w:id="121" w:author="ANDRES NIETO CORTES" w:date="2021-07-10T16:35:00Z">
        <w:r w:rsidDel="001A5FE1">
          <w:rPr>
            <w:noProof/>
          </w:rPr>
          <w:drawing>
            <wp:inline distT="0" distB="0" distL="0" distR="0" wp14:anchorId="2328DB9D" wp14:editId="64DEDF95">
              <wp:extent cx="5612130" cy="3155315"/>
              <wp:effectExtent l="0" t="0" r="7620" b="6985"/>
              <wp:docPr id="15" name="Imagen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39B6FC8B" w14:textId="6BF8B348" w:rsidR="000D74B5" w:rsidDel="001A5FE1" w:rsidRDefault="000D74B5" w:rsidP="001A5FE1">
      <w:pPr>
        <w:spacing w:line="360" w:lineRule="auto"/>
        <w:jc w:val="both"/>
        <w:rPr>
          <w:ins w:id="122" w:author="Instituto Pedagógico Lázaro Cárdenas" w:date="2021-07-10T15:25:00Z"/>
          <w:moveFrom w:id="123" w:author="ANDRES NIETO CORTES" w:date="2021-07-10T16:35:00Z"/>
          <w:rFonts w:ascii="Times New Roman" w:hAnsi="Times New Roman" w:cs="Times New Roman"/>
          <w:sz w:val="24"/>
          <w:szCs w:val="24"/>
        </w:rPr>
        <w:pPrChange w:id="124" w:author="ANDRES NIETO CORTES" w:date="2021-07-10T16:35:00Z">
          <w:pPr>
            <w:spacing w:line="360" w:lineRule="auto"/>
            <w:jc w:val="both"/>
          </w:pPr>
        </w:pPrChange>
      </w:pPr>
    </w:p>
    <w:p w14:paraId="510EB8C9" w14:textId="3F02CB5D" w:rsidR="00706D89" w:rsidDel="001A5FE1" w:rsidRDefault="00706D89" w:rsidP="001A5FE1">
      <w:pPr>
        <w:spacing w:line="360" w:lineRule="auto"/>
        <w:jc w:val="both"/>
        <w:rPr>
          <w:moveFrom w:id="125" w:author="ANDRES NIETO CORTES" w:date="2021-07-10T16:35:00Z"/>
          <w:rFonts w:ascii="Times New Roman" w:hAnsi="Times New Roman" w:cs="Times New Roman"/>
          <w:sz w:val="24"/>
          <w:szCs w:val="24"/>
        </w:rPr>
        <w:pPrChange w:id="126" w:author="ANDRES NIETO CORTES" w:date="2021-07-10T16:35:00Z">
          <w:pPr>
            <w:spacing w:line="360" w:lineRule="auto"/>
            <w:jc w:val="both"/>
          </w:pPr>
        </w:pPrChange>
      </w:pPr>
    </w:p>
    <w:p w14:paraId="4FDF9967" w14:textId="6D41A2B9" w:rsidR="006A07FA" w:rsidDel="001A5FE1" w:rsidRDefault="006A07FA" w:rsidP="001A5FE1">
      <w:pPr>
        <w:spacing w:line="360" w:lineRule="auto"/>
        <w:jc w:val="both"/>
        <w:rPr>
          <w:moveFrom w:id="127" w:author="ANDRES NIETO CORTES" w:date="2021-07-10T16:35:00Z"/>
          <w:rFonts w:ascii="Times New Roman" w:hAnsi="Times New Roman" w:cs="Times New Roman"/>
          <w:sz w:val="24"/>
          <w:szCs w:val="24"/>
        </w:rPr>
        <w:pPrChange w:id="128" w:author="ANDRES NIETO CORTES" w:date="2021-07-10T16:35:00Z">
          <w:pPr>
            <w:spacing w:line="360" w:lineRule="auto"/>
            <w:jc w:val="both"/>
          </w:pPr>
        </w:pPrChange>
      </w:pPr>
      <w:moveFrom w:id="129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Se comprueba la integridad del proyecto.</w:t>
        </w:r>
      </w:moveFrom>
    </w:p>
    <w:p w14:paraId="35F20D0E" w14:textId="111AC3E7" w:rsidR="006A07FA" w:rsidDel="001A5FE1" w:rsidRDefault="006A07FA" w:rsidP="001A5FE1">
      <w:pPr>
        <w:spacing w:line="360" w:lineRule="auto"/>
        <w:jc w:val="both"/>
        <w:rPr>
          <w:moveFrom w:id="130" w:author="ANDRES NIETO CORTES" w:date="2021-07-10T16:35:00Z"/>
          <w:rFonts w:ascii="Times New Roman" w:hAnsi="Times New Roman" w:cs="Times New Roman"/>
          <w:sz w:val="24"/>
          <w:szCs w:val="24"/>
        </w:rPr>
        <w:pPrChange w:id="131" w:author="ANDRES NIETO CORTES" w:date="2021-07-10T16:35:00Z">
          <w:pPr>
            <w:spacing w:line="360" w:lineRule="auto"/>
            <w:jc w:val="both"/>
          </w:pPr>
        </w:pPrChange>
      </w:pPr>
      <w:moveFrom w:id="132" w:author="ANDRES NIETO CORTES" w:date="2021-07-10T16:35:00Z">
        <w:r w:rsidDel="001A5FE1">
          <w:rPr>
            <w:noProof/>
          </w:rPr>
          <w:drawing>
            <wp:inline distT="0" distB="0" distL="0" distR="0" wp14:anchorId="2E879DA1" wp14:editId="6A72B042">
              <wp:extent cx="5612130" cy="3155315"/>
              <wp:effectExtent l="0" t="0" r="7620" b="6985"/>
              <wp:docPr id="16" name="Imagen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014354AE" w14:textId="4ADA3103" w:rsidR="000D74B5" w:rsidDel="001A5FE1" w:rsidRDefault="000D74B5" w:rsidP="001A5FE1">
      <w:pPr>
        <w:spacing w:line="360" w:lineRule="auto"/>
        <w:jc w:val="both"/>
        <w:rPr>
          <w:moveFrom w:id="133" w:author="ANDRES NIETO CORTES" w:date="2021-07-10T16:35:00Z"/>
          <w:rFonts w:ascii="Times New Roman" w:hAnsi="Times New Roman" w:cs="Times New Roman"/>
          <w:sz w:val="24"/>
          <w:szCs w:val="24"/>
        </w:rPr>
        <w:pPrChange w:id="134" w:author="ANDRES NIETO CORTES" w:date="2021-07-10T16:35:00Z">
          <w:pPr>
            <w:spacing w:line="360" w:lineRule="auto"/>
            <w:jc w:val="both"/>
          </w:pPr>
        </w:pPrChange>
      </w:pPr>
    </w:p>
    <w:p w14:paraId="171149E4" w14:textId="7EBE5BDE" w:rsidR="000D74B5" w:rsidDel="001A5FE1" w:rsidRDefault="000D74B5" w:rsidP="001A5FE1">
      <w:pPr>
        <w:spacing w:line="360" w:lineRule="auto"/>
        <w:jc w:val="both"/>
        <w:rPr>
          <w:moveFrom w:id="135" w:author="ANDRES NIETO CORTES" w:date="2021-07-10T16:35:00Z"/>
        </w:rPr>
        <w:pPrChange w:id="136" w:author="ANDRES NIETO CORTES" w:date="2021-07-10T16:35:00Z">
          <w:pPr>
            <w:spacing w:line="360" w:lineRule="auto"/>
            <w:jc w:val="both"/>
          </w:pPr>
        </w:pPrChange>
      </w:pPr>
      <w:moveFrom w:id="137" w:author="ANDRES NIETO CORTES" w:date="2021-07-10T16:35:00Z">
        <w:r w:rsidDel="001A5FE1">
          <w:rPr>
            <w:noProof/>
          </w:rPr>
          <w:drawing>
            <wp:inline distT="0" distB="0" distL="0" distR="0" wp14:anchorId="1C1B5E12" wp14:editId="386C1E91">
              <wp:extent cx="5612130" cy="3130550"/>
              <wp:effectExtent l="0" t="0" r="7620" b="0"/>
              <wp:docPr id="19" name="Imagen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2130" cy="313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6B3486F" w14:textId="6E8A70A2" w:rsidR="000D74B5" w:rsidDel="001A5FE1" w:rsidRDefault="000D74B5" w:rsidP="001A5FE1">
      <w:pPr>
        <w:spacing w:line="360" w:lineRule="auto"/>
        <w:jc w:val="both"/>
        <w:rPr>
          <w:moveFrom w:id="138" w:author="ANDRES NIETO CORTES" w:date="2021-07-10T16:35:00Z"/>
          <w:rFonts w:ascii="Times New Roman" w:hAnsi="Times New Roman" w:cs="Times New Roman"/>
          <w:sz w:val="24"/>
          <w:szCs w:val="24"/>
        </w:rPr>
        <w:pPrChange w:id="139" w:author="ANDRES NIETO CORTES" w:date="2021-07-10T16:35:00Z">
          <w:pPr>
            <w:spacing w:line="360" w:lineRule="auto"/>
            <w:jc w:val="both"/>
          </w:pPr>
        </w:pPrChange>
      </w:pPr>
      <w:moveFrom w:id="140" w:author="ANDRES NIETO CORTES" w:date="2021-07-10T16:35:00Z">
        <w:r w:rsidDel="001A5FE1">
          <w:fldChar w:fldCharType="begin"/>
        </w:r>
        <w:r w:rsidDel="001A5FE1">
          <w:instrText xml:space="preserve"> INCLUDEPICTURE "blob:https://web.whatsapp.com/c03e9cef-9b30-48f6-ba62-2eb6873c4f5b" \* MERGEFORMATINET </w:instrText>
        </w:r>
        <w:r w:rsidR="001A5FE1" w:rsidDel="001A5FE1">
          <w:fldChar w:fldCharType="separate"/>
        </w:r>
        <w:r w:rsidDel="001A5FE1">
          <w:fldChar w:fldCharType="end"/>
        </w:r>
      </w:moveFrom>
    </w:p>
    <w:p w14:paraId="19D7A391" w14:textId="427F2957" w:rsidR="007476CD" w:rsidDel="001A5FE1" w:rsidRDefault="000D74B5" w:rsidP="001A5FE1">
      <w:pPr>
        <w:spacing w:line="360" w:lineRule="auto"/>
        <w:jc w:val="both"/>
        <w:rPr>
          <w:moveFrom w:id="141" w:author="ANDRES NIETO CORTES" w:date="2021-07-10T16:35:00Z"/>
          <w:rFonts w:ascii="Times New Roman" w:hAnsi="Times New Roman" w:cs="Times New Roman"/>
          <w:sz w:val="24"/>
          <w:szCs w:val="24"/>
        </w:rPr>
        <w:pPrChange w:id="142" w:author="ANDRES NIETO CORTES" w:date="2021-07-10T16:35:00Z">
          <w:pPr>
            <w:spacing w:line="360" w:lineRule="auto"/>
            <w:jc w:val="both"/>
          </w:pPr>
        </w:pPrChange>
      </w:pPr>
      <w:moveFrom w:id="143" w:author="ANDRES NIETO CORTES" w:date="2021-07-10T16:35:00Z">
        <w:r w:rsidDel="001A5FE1">
          <w:rPr>
            <w:noProof/>
          </w:rPr>
          <w:drawing>
            <wp:inline distT="0" distB="0" distL="0" distR="0" wp14:anchorId="531DD305" wp14:editId="2EAC3F9E">
              <wp:extent cx="5553075" cy="3628304"/>
              <wp:effectExtent l="0" t="0" r="0" b="0"/>
              <wp:docPr id="21" name="Imagen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049" t="22211" r="8351" b="27890"/>
                      <a:stretch/>
                    </pic:blipFill>
                    <pic:spPr bwMode="auto">
                      <a:xfrm>
                        <a:off x="0" y="0"/>
                        <a:ext cx="5572872" cy="364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From>
    </w:p>
    <w:p w14:paraId="010CA3AA" w14:textId="25B5AFC9" w:rsidR="001A5FE1" w:rsidRDefault="000D74B5" w:rsidP="001A5FE1">
      <w:pPr>
        <w:spacing w:line="360" w:lineRule="auto"/>
        <w:jc w:val="both"/>
        <w:rPr>
          <w:moveTo w:id="144" w:author="ANDRES NIETO CORTES" w:date="2021-07-10T16:35:00Z"/>
          <w:rFonts w:ascii="Times New Roman" w:hAnsi="Times New Roman" w:cs="Times New Roman"/>
          <w:sz w:val="24"/>
          <w:szCs w:val="24"/>
        </w:rPr>
      </w:pPr>
      <w:moveFrom w:id="145" w:author="ANDRES NIETO CORTES" w:date="2021-07-10T16:35:00Z">
        <w:r w:rsidDel="001A5FE1">
          <w:rPr>
            <w:rFonts w:ascii="Times New Roman" w:hAnsi="Times New Roman" w:cs="Times New Roman"/>
            <w:sz w:val="24"/>
            <w:szCs w:val="24"/>
          </w:rPr>
          <w:t>Ahí se observa que el hash es igual para ese proyecto en los dos equipos.</w:t>
        </w:r>
      </w:moveFrom>
      <w:moveFromRangeEnd w:id="117"/>
      <w:ins w:id="146" w:author="ANDRES NIETO CORTES" w:date="2021-07-10T16:35:00Z">
        <w:r w:rsidR="001A5FE1" w:rsidRPr="001A5FE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moveToRangeStart w:id="147" w:author="ANDRES NIETO CORTES" w:date="2021-07-10T16:35:00Z" w:name="move76827364"/>
      <w:moveTo w:id="148" w:author="ANDRES NIETO CORTES" w:date="2021-07-10T16:35:00Z">
        <w:r w:rsidR="001A5FE1">
          <w:rPr>
            <w:rFonts w:ascii="Times New Roman" w:hAnsi="Times New Roman" w:cs="Times New Roman"/>
            <w:sz w:val="24"/>
            <w:szCs w:val="24"/>
          </w:rPr>
          <w:t>Ahora se puede visualizar la página montada en el servidor Apache con ayuda de Docker.</w:t>
        </w:r>
      </w:moveTo>
    </w:p>
    <w:p w14:paraId="5CEF64AF" w14:textId="77777777" w:rsidR="001A5FE1" w:rsidRDefault="001A5FE1" w:rsidP="001A5FE1">
      <w:pPr>
        <w:spacing w:line="360" w:lineRule="auto"/>
        <w:jc w:val="both"/>
        <w:rPr>
          <w:moveTo w:id="149" w:author="ANDRES NIETO CORTES" w:date="2021-07-10T16:35:00Z"/>
          <w:rFonts w:ascii="Times New Roman" w:hAnsi="Times New Roman" w:cs="Times New Roman"/>
          <w:sz w:val="24"/>
          <w:szCs w:val="24"/>
        </w:rPr>
      </w:pPr>
      <w:moveTo w:id="150" w:author="ANDRES NIETO CORTES" w:date="2021-07-10T16:35:00Z">
        <w:r>
          <w:rPr>
            <w:noProof/>
          </w:rPr>
          <w:drawing>
            <wp:inline distT="0" distB="0" distL="0" distR="0" wp14:anchorId="74D3F0DD" wp14:editId="01CC49FF">
              <wp:extent cx="5612130" cy="3155315"/>
              <wp:effectExtent l="0" t="0" r="7620" b="6985"/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66F662B1" w14:textId="77777777" w:rsidR="001A5FE1" w:rsidRDefault="001A5FE1" w:rsidP="001A5FE1">
      <w:pPr>
        <w:spacing w:line="360" w:lineRule="auto"/>
        <w:jc w:val="both"/>
        <w:rPr>
          <w:moveTo w:id="151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153512CB" w14:textId="77777777" w:rsidR="001A5FE1" w:rsidRDefault="001A5FE1" w:rsidP="001A5FE1">
      <w:pPr>
        <w:spacing w:line="360" w:lineRule="auto"/>
        <w:jc w:val="both"/>
        <w:rPr>
          <w:moveTo w:id="152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301EBE34" w14:textId="77777777" w:rsidR="001A5FE1" w:rsidRDefault="001A5FE1" w:rsidP="001A5FE1">
      <w:pPr>
        <w:spacing w:line="360" w:lineRule="auto"/>
        <w:jc w:val="both"/>
        <w:rPr>
          <w:moveTo w:id="153" w:author="ANDRES NIETO CORTES" w:date="2021-07-10T16:35:00Z"/>
          <w:rFonts w:ascii="Times New Roman" w:hAnsi="Times New Roman" w:cs="Times New Roman"/>
          <w:sz w:val="24"/>
          <w:szCs w:val="24"/>
        </w:rPr>
      </w:pPr>
      <w:moveTo w:id="154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>Se comprueba la integridad del proyecto.</w:t>
        </w:r>
      </w:moveTo>
    </w:p>
    <w:p w14:paraId="26739D2B" w14:textId="77777777" w:rsidR="001A5FE1" w:rsidRDefault="001A5FE1" w:rsidP="001A5FE1">
      <w:pPr>
        <w:spacing w:line="360" w:lineRule="auto"/>
        <w:jc w:val="both"/>
        <w:rPr>
          <w:moveTo w:id="155" w:author="ANDRES NIETO CORTES" w:date="2021-07-10T16:35:00Z"/>
          <w:rFonts w:ascii="Times New Roman" w:hAnsi="Times New Roman" w:cs="Times New Roman"/>
          <w:sz w:val="24"/>
          <w:szCs w:val="24"/>
        </w:rPr>
      </w:pPr>
      <w:moveTo w:id="156" w:author="ANDRES NIETO CORTES" w:date="2021-07-10T16:35:00Z">
        <w:r>
          <w:rPr>
            <w:noProof/>
          </w:rPr>
          <w:drawing>
            <wp:inline distT="0" distB="0" distL="0" distR="0" wp14:anchorId="153F6AEB" wp14:editId="3CF58474">
              <wp:extent cx="5612130" cy="3155315"/>
              <wp:effectExtent l="0" t="0" r="7620" b="6985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3C615104" w14:textId="77777777" w:rsidR="001A5FE1" w:rsidRDefault="001A5FE1" w:rsidP="001A5FE1">
      <w:pPr>
        <w:spacing w:line="360" w:lineRule="auto"/>
        <w:jc w:val="both"/>
        <w:rPr>
          <w:moveTo w:id="157" w:author="ANDRES NIETO CORTES" w:date="2021-07-10T16:35:00Z"/>
          <w:rFonts w:ascii="Times New Roman" w:hAnsi="Times New Roman" w:cs="Times New Roman"/>
          <w:sz w:val="24"/>
          <w:szCs w:val="24"/>
        </w:rPr>
      </w:pPr>
    </w:p>
    <w:p w14:paraId="7C6DCA7C" w14:textId="77777777" w:rsidR="001A5FE1" w:rsidRDefault="001A5FE1" w:rsidP="001A5FE1">
      <w:pPr>
        <w:spacing w:line="360" w:lineRule="auto"/>
        <w:jc w:val="both"/>
        <w:rPr>
          <w:moveTo w:id="158" w:author="ANDRES NIETO CORTES" w:date="2021-07-10T16:35:00Z"/>
        </w:rPr>
      </w:pPr>
      <w:moveTo w:id="159" w:author="ANDRES NIETO CORTES" w:date="2021-07-10T16:35:00Z">
        <w:r>
          <w:rPr>
            <w:noProof/>
          </w:rPr>
          <w:drawing>
            <wp:inline distT="0" distB="0" distL="0" distR="0" wp14:anchorId="31E720C5" wp14:editId="0AE0FC1D">
              <wp:extent cx="5612130" cy="3130550"/>
              <wp:effectExtent l="0" t="0" r="7620" b="0"/>
              <wp:docPr id="31" name="Imagen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2130" cy="313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1AFDF48E" w14:textId="77777777" w:rsidR="001A5FE1" w:rsidRDefault="001A5FE1" w:rsidP="001A5FE1">
      <w:pPr>
        <w:spacing w:line="360" w:lineRule="auto"/>
        <w:jc w:val="both"/>
        <w:rPr>
          <w:moveTo w:id="160" w:author="ANDRES NIETO CORTES" w:date="2021-07-10T16:35:00Z"/>
          <w:rFonts w:ascii="Times New Roman" w:hAnsi="Times New Roman" w:cs="Times New Roman"/>
          <w:sz w:val="24"/>
          <w:szCs w:val="24"/>
        </w:rPr>
      </w:pPr>
      <w:moveTo w:id="161" w:author="ANDRES NIETO CORTES" w:date="2021-07-10T16:35:00Z">
        <w:r>
          <w:fldChar w:fldCharType="begin"/>
        </w:r>
        <w:r>
          <w:instrText xml:space="preserve"> INCLUDEPICTURE "blob:https://web.whatsapp.com/c03e9cef-9b30-48f6-ba62-2eb6873c4f5b" \* MERGEFORMATINET </w:instrText>
        </w:r>
        <w:r>
          <w:fldChar w:fldCharType="separate"/>
        </w:r>
        <w:r>
          <w:fldChar w:fldCharType="end"/>
        </w:r>
      </w:moveTo>
    </w:p>
    <w:p w14:paraId="1B9BA8A8" w14:textId="77777777" w:rsidR="001A5FE1" w:rsidRDefault="001A5FE1" w:rsidP="001A5FE1">
      <w:pPr>
        <w:spacing w:line="360" w:lineRule="auto"/>
        <w:jc w:val="both"/>
        <w:rPr>
          <w:moveTo w:id="162" w:author="ANDRES NIETO CORTES" w:date="2021-07-10T16:35:00Z"/>
          <w:rFonts w:ascii="Times New Roman" w:hAnsi="Times New Roman" w:cs="Times New Roman"/>
          <w:sz w:val="24"/>
          <w:szCs w:val="24"/>
        </w:rPr>
      </w:pPr>
      <w:moveTo w:id="163" w:author="ANDRES NIETO CORTES" w:date="2021-07-10T16:35:00Z">
        <w:r>
          <w:rPr>
            <w:noProof/>
          </w:rPr>
          <w:lastRenderedPageBreak/>
          <w:drawing>
            <wp:inline distT="0" distB="0" distL="0" distR="0" wp14:anchorId="74349024" wp14:editId="1F8AAA58">
              <wp:extent cx="5553075" cy="3628304"/>
              <wp:effectExtent l="0" t="0" r="0" b="0"/>
              <wp:docPr id="32" name="Imagen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9049" t="22211" r="8351" b="27890"/>
                      <a:stretch/>
                    </pic:blipFill>
                    <pic:spPr bwMode="auto">
                      <a:xfrm>
                        <a:off x="0" y="0"/>
                        <a:ext cx="5572872" cy="364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p w14:paraId="3DA1E9EE" w14:textId="77777777" w:rsidR="001A5FE1" w:rsidRPr="00252BFB" w:rsidRDefault="001A5FE1" w:rsidP="001A5FE1">
      <w:pPr>
        <w:spacing w:line="360" w:lineRule="auto"/>
        <w:jc w:val="both"/>
        <w:rPr>
          <w:moveTo w:id="164" w:author="ANDRES NIETO CORTES" w:date="2021-07-10T16:35:00Z"/>
          <w:rFonts w:ascii="Times New Roman" w:hAnsi="Times New Roman" w:cs="Times New Roman"/>
          <w:sz w:val="24"/>
          <w:szCs w:val="24"/>
        </w:rPr>
      </w:pPr>
      <w:moveTo w:id="165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>Ahí se observa que el hash es igual para ese proyecto en los dos equipos.</w:t>
        </w:r>
      </w:moveTo>
    </w:p>
    <w:moveToRangeEnd w:id="147"/>
    <w:p w14:paraId="340B98FF" w14:textId="07983272" w:rsidR="000D74B5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166" w:author="ANDRES NIETO CORTES" w:date="2021-07-10T16:35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sectPr w:rsidR="000D74B5" w:rsidRPr="00252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nstituto Pedagógico Lázaro Cárdenas">
    <w15:presenceInfo w15:providerId="Windows Live" w15:userId="82b99abdb8db5568"/>
  </w15:person>
  <w15:person w15:author="ANDRES NIETO CORTES">
    <w15:presenceInfo w15:providerId="AD" w15:userId="S::enmuseado@comunidad.unam.mx::c1d78784-94e3-47d1-8aa8-b3ed42cf1c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1B"/>
    <w:rsid w:val="000A6CFD"/>
    <w:rsid w:val="000D74B5"/>
    <w:rsid w:val="001A5FE1"/>
    <w:rsid w:val="00252BFB"/>
    <w:rsid w:val="002C7A94"/>
    <w:rsid w:val="006A07FA"/>
    <w:rsid w:val="00706D89"/>
    <w:rsid w:val="00736AC1"/>
    <w:rsid w:val="007476CD"/>
    <w:rsid w:val="007B761B"/>
    <w:rsid w:val="00A82339"/>
    <w:rsid w:val="00E13833"/>
    <w:rsid w:val="00E57CCF"/>
    <w:rsid w:val="00F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8598"/>
  <w15:chartTrackingRefBased/>
  <w15:docId w15:val="{C10EE96C-EC39-4D3C-8B53-16D86C6D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706D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Instituto Pedagógico Lázaro Cárdenas</dc:creator>
  <cp:keywords/>
  <dc:description/>
  <cp:lastModifiedBy>ANDRES NIETO CORTES</cp:lastModifiedBy>
  <cp:revision>11</cp:revision>
  <dcterms:created xsi:type="dcterms:W3CDTF">2021-07-10T18:51:00Z</dcterms:created>
  <dcterms:modified xsi:type="dcterms:W3CDTF">2021-07-10T21:37:00Z</dcterms:modified>
</cp:coreProperties>
</file>