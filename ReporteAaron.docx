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945D0" w14:textId="77777777" w:rsidR="00706D89" w:rsidRDefault="00706D89" w:rsidP="00706D89">
      <w:pPr>
        <w:tabs>
          <w:tab w:val="center" w:pos="5529"/>
        </w:tabs>
        <w:rPr>
          <w:ins w:id="0" w:author="Instituto Pedagógico Lázaro Cárdenas" w:date="2021-07-10T15:26:00Z"/>
        </w:rPr>
      </w:pPr>
      <w:ins w:id="1" w:author="Instituto Pedagógico Lázaro Cárdenas" w:date="2021-07-10T15:26:00Z"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2BDA6070" wp14:editId="73B28406">
                  <wp:simplePos x="0" y="0"/>
                  <wp:positionH relativeFrom="leftMargin">
                    <wp:posOffset>1384935</wp:posOffset>
                  </wp:positionH>
                  <wp:positionV relativeFrom="paragraph">
                    <wp:posOffset>992505</wp:posOffset>
                  </wp:positionV>
                  <wp:extent cx="0" cy="6242050"/>
                  <wp:effectExtent l="0" t="0" r="19050" b="25400"/>
                  <wp:wrapNone/>
                  <wp:docPr id="22" name="Conector recto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6242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8488798" id="Conector recto 2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109.05pt,78.15pt" to="109.05pt,5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" strokecolor="black [3200]" strokeweight="1.5pt">
                  <v:stroke joinstyle="miter"/>
                  <w10:wrap anchorx="margin"/>
                </v:lin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27FC421" wp14:editId="1A93F9D6">
                  <wp:simplePos x="0" y="0"/>
                  <wp:positionH relativeFrom="leftMargin">
                    <wp:posOffset>1209675</wp:posOffset>
                  </wp:positionH>
                  <wp:positionV relativeFrom="paragraph">
                    <wp:posOffset>995680</wp:posOffset>
                  </wp:positionV>
                  <wp:extent cx="0" cy="6242050"/>
                  <wp:effectExtent l="0" t="0" r="19050" b="25400"/>
                  <wp:wrapNone/>
                  <wp:docPr id="23" name="Conector recto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6242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2840C2A" id="Conector recto 2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95.25pt,78.4pt" to="95.25pt,5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" strokecolor="black [3200]" strokeweight="1.5pt">
                  <v:stroke joinstyle="miter"/>
                  <w10:wrap anchorx="margin"/>
                </v:lin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39E44409" wp14:editId="0512D714">
                  <wp:simplePos x="0" y="0"/>
                  <wp:positionH relativeFrom="column">
                    <wp:posOffset>1605280</wp:posOffset>
                  </wp:positionH>
                  <wp:positionV relativeFrom="paragraph">
                    <wp:posOffset>363855</wp:posOffset>
                  </wp:positionV>
                  <wp:extent cx="3762375" cy="0"/>
                  <wp:effectExtent l="0" t="0" r="28575" b="19050"/>
                  <wp:wrapNone/>
                  <wp:docPr id="24" name="Conector recto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762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C89D296" id="Conector recto 2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28.65pt" to="422.6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" strokecolor="black [3200]" strokeweight="1.5pt">
                  <v:stroke joinstyle="miter"/>
                </v:lin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3ED1CA85" wp14:editId="11532942">
                  <wp:simplePos x="0" y="0"/>
                  <wp:positionH relativeFrom="margin">
                    <wp:align>right</wp:align>
                  </wp:positionH>
                  <wp:positionV relativeFrom="paragraph">
                    <wp:posOffset>390525</wp:posOffset>
                  </wp:positionV>
                  <wp:extent cx="4210050" cy="1404620"/>
                  <wp:effectExtent l="0" t="0" r="0" b="3175"/>
                  <wp:wrapSquare wrapText="bothSides"/>
                  <wp:docPr id="25" name="Cuadro de texto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1005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86CE3E" w14:textId="77777777" w:rsidR="00706D89" w:rsidRPr="00DC7CA3" w:rsidRDefault="00706D89" w:rsidP="00706D8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</w:pPr>
                              <w:r w:rsidRPr="00DC7CA3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>Facultad de Estudios Superiores Aragón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3ED1CA85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5" o:spid="_x0000_s1026" type="#_x0000_t202" style="position:absolute;margin-left:280.3pt;margin-top:30.75pt;width:331.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" stroked="f">
                  <v:textbox style="mso-fit-shape-to-text:t">
                    <w:txbxContent>
                      <w:p w14:paraId="0186CE3E" w14:textId="77777777" w:rsidR="00706D89" w:rsidRPr="00DC7CA3" w:rsidRDefault="00706D89" w:rsidP="00706D8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</w:pPr>
                        <w:r w:rsidRPr="00DC7CA3"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>Facultad de Estudios Superiores Aragón</w:t>
                        </w: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3E6293C1" wp14:editId="66CB3797">
                  <wp:simplePos x="0" y="0"/>
                  <wp:positionH relativeFrom="margin">
                    <wp:align>right</wp:align>
                  </wp:positionH>
                  <wp:positionV relativeFrom="paragraph">
                    <wp:posOffset>0</wp:posOffset>
                  </wp:positionV>
                  <wp:extent cx="4210050" cy="1404620"/>
                  <wp:effectExtent l="0" t="0" r="0" b="3175"/>
                  <wp:wrapSquare wrapText="bothSides"/>
                  <wp:docPr id="217" name="Cuadro de tex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1005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F3813" w14:textId="77777777" w:rsidR="00706D89" w:rsidRPr="00DC7CA3" w:rsidRDefault="00706D89" w:rsidP="00706D89">
                              <w:pPr>
                                <w:tabs>
                                  <w:tab w:val="center" w:pos="3261"/>
                                </w:tabs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</w:pPr>
                              <w:r w:rsidRPr="00DC7CA3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>Universidad Nacional Autónoma de México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3E6293C1" id="Cuadro de texto 2" o:spid="_x0000_s1027" type="#_x0000_t202" style="position:absolute;margin-left:280.3pt;margin-top:0;width:331.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" stroked="f">
                  <v:textbox style="mso-fit-shape-to-text:t">
                    <w:txbxContent>
                      <w:p w14:paraId="1DAF3813" w14:textId="77777777" w:rsidR="00706D89" w:rsidRPr="00DC7CA3" w:rsidRDefault="00706D89" w:rsidP="00706D89">
                        <w:pPr>
                          <w:tabs>
                            <w:tab w:val="center" w:pos="3261"/>
                          </w:tabs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</w:pPr>
                        <w:r w:rsidRPr="00DC7CA3"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>Universidad Nacional Autónoma de México</w:t>
                        </w: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  <w:r>
          <w:rPr>
            <w:noProof/>
            <w:lang w:eastAsia="es-MX"/>
          </w:rPr>
          <w:drawing>
            <wp:anchor distT="0" distB="0" distL="114300" distR="114300" simplePos="0" relativeHeight="251659264" behindDoc="0" locked="0" layoutInCell="1" allowOverlap="1" wp14:anchorId="1D208BF3" wp14:editId="04A5B8EE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770255" cy="866775"/>
              <wp:effectExtent l="0" t="0" r="0" b="9525"/>
              <wp:wrapSquare wrapText="bothSides"/>
              <wp:docPr id="26" name="Imagen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ogo-unam[1].jpg"/>
                      <pic:cNvPicPr/>
                    </pic:nvPicPr>
                    <pic:blipFill rotWithShape="1">
                      <a:blip r:embed="rId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0287"/>
                      <a:stretch/>
                    </pic:blipFill>
                    <pic:spPr bwMode="auto">
                      <a:xfrm>
                        <a:off x="0" y="0"/>
                        <a:ext cx="770255" cy="8667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br w:type="textWrapping" w:clear="all"/>
        </w:r>
      </w:ins>
    </w:p>
    <w:p w14:paraId="7FA818B9" w14:textId="77777777" w:rsidR="00706D89" w:rsidRDefault="00706D89" w:rsidP="00706D89">
      <w:pPr>
        <w:tabs>
          <w:tab w:val="center" w:pos="5529"/>
        </w:tabs>
        <w:rPr>
          <w:ins w:id="2" w:author="Instituto Pedagógico Lázaro Cárdenas" w:date="2021-07-10T15:26:00Z"/>
        </w:rPr>
      </w:pPr>
    </w:p>
    <w:p w14:paraId="6EC95B14" w14:textId="77777777" w:rsidR="00706D89" w:rsidRDefault="00706D89" w:rsidP="00706D89">
      <w:pPr>
        <w:tabs>
          <w:tab w:val="center" w:pos="5529"/>
        </w:tabs>
        <w:rPr>
          <w:ins w:id="3" w:author="Instituto Pedagógico Lázaro Cárdenas" w:date="2021-07-10T15:26:00Z"/>
        </w:rPr>
      </w:pPr>
    </w:p>
    <w:p w14:paraId="13632A8E" w14:textId="6461B2CB" w:rsidR="00706D89" w:rsidRPr="00985997" w:rsidRDefault="00706D89" w:rsidP="00706D89">
      <w:pPr>
        <w:tabs>
          <w:tab w:val="center" w:pos="5529"/>
        </w:tabs>
        <w:rPr>
          <w:ins w:id="4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5" w:author="Instituto Pedagógico Lázaro Cárdenas" w:date="2021-07-10T15:26:00Z">
        <w:r w:rsidRPr="00985997">
          <w:rPr>
            <w:sz w:val="28"/>
            <w:szCs w:val="28"/>
          </w:rPr>
          <w:tab/>
        </w:r>
      </w:ins>
    </w:p>
    <w:p w14:paraId="5E6454AA" w14:textId="77777777" w:rsidR="00706D89" w:rsidRPr="00985997" w:rsidRDefault="00706D89" w:rsidP="00706D89">
      <w:pPr>
        <w:tabs>
          <w:tab w:val="center" w:pos="5529"/>
        </w:tabs>
        <w:jc w:val="center"/>
        <w:rPr>
          <w:ins w:id="6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4A10D7BF" w14:textId="77777777" w:rsidR="00706D89" w:rsidRDefault="00706D89" w:rsidP="00706D89">
      <w:pPr>
        <w:tabs>
          <w:tab w:val="center" w:pos="5529"/>
        </w:tabs>
        <w:jc w:val="center"/>
        <w:rPr>
          <w:ins w:id="7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03319A00" w14:textId="77777777" w:rsidR="00706D89" w:rsidRPr="00985997" w:rsidRDefault="00706D89" w:rsidP="00706D89">
      <w:pPr>
        <w:tabs>
          <w:tab w:val="center" w:pos="5529"/>
        </w:tabs>
        <w:jc w:val="center"/>
        <w:rPr>
          <w:ins w:id="8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20ED9CC9" w14:textId="6586E634" w:rsidR="00706D89" w:rsidRDefault="00706D89" w:rsidP="00706D89">
      <w:pPr>
        <w:tabs>
          <w:tab w:val="center" w:pos="5529"/>
        </w:tabs>
        <w:rPr>
          <w:ins w:id="9" w:author="Instituto Pedagógico Lázaro Cárdenas" w:date="2021-07-10T15:27:00Z"/>
          <w:rFonts w:ascii="Times New Roman" w:hAnsi="Times New Roman" w:cs="Times New Roman"/>
          <w:b/>
          <w:sz w:val="28"/>
          <w:szCs w:val="28"/>
        </w:rPr>
      </w:pPr>
      <w:ins w:id="10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  <w:t>Fonseca Guízar César Alfonso</w:t>
        </w:r>
      </w:ins>
      <w:ins w:id="11" w:author="Instituto Pedagógico Lázaro Cárdenas" w:date="2021-07-10T15:28:00Z">
        <w:r w:rsidR="000A6CFD">
          <w:rPr>
            <w:rFonts w:ascii="Times New Roman" w:hAnsi="Times New Roman" w:cs="Times New Roman"/>
            <w:b/>
            <w:sz w:val="28"/>
            <w:szCs w:val="28"/>
          </w:rPr>
          <w:t xml:space="preserve">     309141167</w:t>
        </w:r>
      </w:ins>
    </w:p>
    <w:p w14:paraId="602AC330" w14:textId="054435D3" w:rsidR="00706D89" w:rsidRDefault="00706D89" w:rsidP="00706D89">
      <w:pPr>
        <w:tabs>
          <w:tab w:val="center" w:pos="5529"/>
        </w:tabs>
        <w:rPr>
          <w:ins w:id="12" w:author="Instituto Pedagógico Lázaro Cárdenas" w:date="2021-07-10T15:27:00Z"/>
          <w:rFonts w:ascii="Times New Roman" w:hAnsi="Times New Roman" w:cs="Times New Roman"/>
          <w:b/>
          <w:sz w:val="28"/>
          <w:szCs w:val="28"/>
        </w:rPr>
      </w:pPr>
      <w:ins w:id="13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ab/>
          <w:t>Gutiérre</w:t>
        </w:r>
      </w:ins>
      <w:ins w:id="14" w:author="Instituto Pedagógico Lázaro Cárdenas" w:date="2021-07-10T15:28:00Z">
        <w:r>
          <w:rPr>
            <w:rFonts w:ascii="Times New Roman" w:hAnsi="Times New Roman" w:cs="Times New Roman"/>
            <w:b/>
            <w:sz w:val="28"/>
            <w:szCs w:val="28"/>
          </w:rPr>
          <w:t>z Molina Brandom Ricardo</w:t>
        </w:r>
      </w:ins>
    </w:p>
    <w:p w14:paraId="71908C1E" w14:textId="04F3456A" w:rsidR="00706D89" w:rsidRDefault="00706D89" w:rsidP="00706D89">
      <w:pPr>
        <w:tabs>
          <w:tab w:val="center" w:pos="5529"/>
        </w:tabs>
        <w:rPr>
          <w:ins w:id="15" w:author="Instituto Pedagógico Lázaro Cárdenas" w:date="2021-07-10T15:27:00Z"/>
          <w:rFonts w:ascii="Times New Roman" w:hAnsi="Times New Roman" w:cs="Times New Roman"/>
          <w:b/>
          <w:sz w:val="28"/>
          <w:szCs w:val="28"/>
        </w:rPr>
      </w:pPr>
      <w:ins w:id="16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ab/>
          <w:t>Jurado Negrete Luis Alberto</w:t>
        </w:r>
      </w:ins>
    </w:p>
    <w:p w14:paraId="228B7003" w14:textId="096053A5" w:rsidR="00706D89" w:rsidRPr="00985997" w:rsidRDefault="00706D89" w:rsidP="00706D89">
      <w:pPr>
        <w:tabs>
          <w:tab w:val="center" w:pos="5529"/>
        </w:tabs>
        <w:rPr>
          <w:ins w:id="17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18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ab/>
          <w:t>Nieto Cortes Andrés</w:t>
        </w:r>
      </w:ins>
    </w:p>
    <w:p w14:paraId="56A499FF" w14:textId="77777777" w:rsidR="00706D89" w:rsidRPr="00985997" w:rsidRDefault="00706D89" w:rsidP="00706D89">
      <w:pPr>
        <w:tabs>
          <w:tab w:val="center" w:pos="5529"/>
        </w:tabs>
        <w:rPr>
          <w:ins w:id="19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20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</w:r>
      </w:ins>
    </w:p>
    <w:p w14:paraId="4484E7C2" w14:textId="3AA14A18" w:rsidR="00706D89" w:rsidRPr="00985997" w:rsidRDefault="00706D89" w:rsidP="00706D89">
      <w:pPr>
        <w:tabs>
          <w:tab w:val="center" w:pos="5529"/>
        </w:tabs>
        <w:rPr>
          <w:ins w:id="21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  <w:pPrChange w:id="22" w:author="Instituto Pedagógico Lázaro Cárdenas" w:date="2021-07-10T15:28:00Z">
          <w:pPr>
            <w:tabs>
              <w:tab w:val="center" w:pos="5529"/>
            </w:tabs>
            <w:jc w:val="center"/>
          </w:pPr>
        </w:pPrChange>
      </w:pPr>
      <w:ins w:id="23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</w:r>
      </w:ins>
    </w:p>
    <w:p w14:paraId="39BBE2EE" w14:textId="77777777" w:rsidR="00706D89" w:rsidRPr="00985997" w:rsidRDefault="00706D89" w:rsidP="00706D89">
      <w:pPr>
        <w:tabs>
          <w:tab w:val="center" w:pos="5529"/>
        </w:tabs>
        <w:jc w:val="center"/>
        <w:rPr>
          <w:ins w:id="24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77FD9C0D" w14:textId="77777777" w:rsidR="00706D89" w:rsidRPr="00985997" w:rsidRDefault="00706D89" w:rsidP="00706D89">
      <w:pPr>
        <w:tabs>
          <w:tab w:val="center" w:pos="5529"/>
        </w:tabs>
        <w:rPr>
          <w:ins w:id="25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26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  <w:t>Ingeniería en Computación</w:t>
        </w:r>
      </w:ins>
    </w:p>
    <w:p w14:paraId="57588586" w14:textId="2116A87A" w:rsidR="00706D89" w:rsidRPr="00985997" w:rsidRDefault="00706D89" w:rsidP="00706D89">
      <w:pPr>
        <w:tabs>
          <w:tab w:val="center" w:pos="5529"/>
        </w:tabs>
        <w:rPr>
          <w:ins w:id="27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28" w:author="Instituto Pedagógico Lázaro Cárdenas" w:date="2021-07-10T15:26:00Z">
        <w:r w:rsidRPr="00985997">
          <w:rPr>
            <w:rFonts w:ascii="Times New Roman" w:hAnsi="Times New Roman" w:cs="Times New Roman"/>
            <w:b/>
            <w:sz w:val="28"/>
            <w:szCs w:val="28"/>
          </w:rPr>
          <w:tab/>
        </w:r>
      </w:ins>
      <w:ins w:id="29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>Organización y a</w:t>
        </w:r>
      </w:ins>
      <w:ins w:id="30" w:author="Instituto Pedagógico Lázaro Cárdenas" w:date="2021-07-10T15:26:00Z">
        <w:r>
          <w:rPr>
            <w:rFonts w:ascii="Times New Roman" w:hAnsi="Times New Roman" w:cs="Times New Roman"/>
            <w:b/>
            <w:sz w:val="28"/>
            <w:szCs w:val="28"/>
          </w:rPr>
          <w:t xml:space="preserve">dministración </w:t>
        </w:r>
      </w:ins>
      <w:ins w:id="31" w:author="Instituto Pedagógico Lázaro Cárdenas" w:date="2021-07-10T15:27:00Z">
        <w:r>
          <w:rPr>
            <w:rFonts w:ascii="Times New Roman" w:hAnsi="Times New Roman" w:cs="Times New Roman"/>
            <w:b/>
            <w:sz w:val="28"/>
            <w:szCs w:val="28"/>
          </w:rPr>
          <w:t>de centros de cómputo</w:t>
        </w:r>
      </w:ins>
    </w:p>
    <w:p w14:paraId="7A07479C" w14:textId="77777777" w:rsidR="00706D89" w:rsidRPr="00985997" w:rsidRDefault="00706D89" w:rsidP="00706D89">
      <w:pPr>
        <w:tabs>
          <w:tab w:val="center" w:pos="5529"/>
        </w:tabs>
        <w:jc w:val="right"/>
        <w:rPr>
          <w:ins w:id="32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114C5C62" w14:textId="77777777" w:rsidR="00706D89" w:rsidRDefault="00706D89" w:rsidP="00706D89">
      <w:pPr>
        <w:tabs>
          <w:tab w:val="center" w:pos="5529"/>
        </w:tabs>
        <w:jc w:val="right"/>
        <w:rPr>
          <w:ins w:id="33" w:author="Instituto Pedagógico Lázaro Cárdenas" w:date="2021-07-10T15:28:00Z"/>
          <w:rFonts w:ascii="Times New Roman" w:hAnsi="Times New Roman" w:cs="Times New Roman"/>
          <w:b/>
          <w:sz w:val="28"/>
          <w:szCs w:val="28"/>
        </w:rPr>
      </w:pPr>
    </w:p>
    <w:p w14:paraId="3E80EE83" w14:textId="77777777" w:rsidR="00706D89" w:rsidRDefault="00706D89" w:rsidP="00706D89">
      <w:pPr>
        <w:tabs>
          <w:tab w:val="center" w:pos="5529"/>
        </w:tabs>
        <w:jc w:val="right"/>
        <w:rPr>
          <w:ins w:id="34" w:author="Instituto Pedagógico Lázaro Cárdenas" w:date="2021-07-10T15:28:00Z"/>
          <w:rFonts w:ascii="Times New Roman" w:hAnsi="Times New Roman" w:cs="Times New Roman"/>
          <w:b/>
          <w:sz w:val="28"/>
          <w:szCs w:val="28"/>
        </w:rPr>
      </w:pPr>
    </w:p>
    <w:p w14:paraId="025A49A5" w14:textId="0D2776DE" w:rsidR="00706D89" w:rsidRPr="00985997" w:rsidRDefault="00706D89" w:rsidP="00706D89">
      <w:pPr>
        <w:tabs>
          <w:tab w:val="center" w:pos="5529"/>
        </w:tabs>
        <w:jc w:val="right"/>
        <w:rPr>
          <w:ins w:id="35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</w:p>
    <w:p w14:paraId="5CC7F6D6" w14:textId="3E07D347" w:rsidR="00706D89" w:rsidRPr="00985997" w:rsidRDefault="00706D89" w:rsidP="00706D89">
      <w:pPr>
        <w:tabs>
          <w:tab w:val="center" w:pos="5529"/>
        </w:tabs>
        <w:jc w:val="right"/>
        <w:rPr>
          <w:ins w:id="36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37" w:author="Instituto Pedagógico Lázaro Cárdenas" w:date="2021-07-10T15:26:00Z">
        <w:r w:rsidRPr="00985997">
          <w:rPr>
            <w:noProof/>
            <w:sz w:val="28"/>
            <w:szCs w:val="28"/>
            <w:lang w:eastAsia="es-MX"/>
          </w:rPr>
          <w:drawing>
            <wp:anchor distT="0" distB="0" distL="114300" distR="114300" simplePos="0" relativeHeight="251665408" behindDoc="0" locked="0" layoutInCell="1" allowOverlap="1" wp14:anchorId="64B43928" wp14:editId="4D412036">
              <wp:simplePos x="0" y="0"/>
              <wp:positionH relativeFrom="margin">
                <wp:align>left</wp:align>
              </wp:positionH>
              <wp:positionV relativeFrom="paragraph">
                <wp:posOffset>8890</wp:posOffset>
              </wp:positionV>
              <wp:extent cx="875030" cy="867410"/>
              <wp:effectExtent l="0" t="0" r="1270" b="8890"/>
              <wp:wrapNone/>
              <wp:docPr id="27" name="Imagen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fes[1].png"/>
                      <pic:cNvPicPr/>
                    </pic:nvPicPr>
                    <pic:blipFill>
                      <a:blip r:embed="rId5" cstate="print">
                        <a:biLevel thresh="75000"/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6">
                                <a14:imgEffect>
                                  <a14:sharpenSoften amount="-5000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5030" cy="867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E555CE9" w14:textId="3CE4C55A" w:rsidR="00706D89" w:rsidRDefault="00706D89" w:rsidP="00706D89">
      <w:pPr>
        <w:tabs>
          <w:tab w:val="center" w:pos="5529"/>
        </w:tabs>
        <w:jc w:val="right"/>
        <w:rPr>
          <w:ins w:id="38" w:author="Instituto Pedagógico Lázaro Cárdenas" w:date="2021-07-10T15:26:00Z"/>
          <w:rFonts w:ascii="Times New Roman" w:hAnsi="Times New Roman" w:cs="Times New Roman"/>
          <w:b/>
          <w:sz w:val="28"/>
          <w:szCs w:val="28"/>
        </w:rPr>
      </w:pPr>
      <w:ins w:id="39" w:author="Instituto Pedagógico Lázaro Cárdenas" w:date="2021-07-10T15:26:00Z">
        <w:r>
          <w:rPr>
            <w:rFonts w:ascii="Times New Roman" w:hAnsi="Times New Roman" w:cs="Times New Roman"/>
            <w:b/>
            <w:sz w:val="28"/>
            <w:szCs w:val="28"/>
          </w:rPr>
          <w:t>12</w:t>
        </w:r>
        <w:r w:rsidRPr="00985997">
          <w:rPr>
            <w:rFonts w:ascii="Times New Roman" w:hAnsi="Times New Roman" w:cs="Times New Roman"/>
            <w:b/>
            <w:sz w:val="28"/>
            <w:szCs w:val="28"/>
          </w:rPr>
          <w:t xml:space="preserve"> de </w:t>
        </w:r>
        <w:r>
          <w:rPr>
            <w:rFonts w:ascii="Times New Roman" w:hAnsi="Times New Roman" w:cs="Times New Roman"/>
            <w:b/>
            <w:sz w:val="28"/>
            <w:szCs w:val="28"/>
          </w:rPr>
          <w:t>julio</w:t>
        </w:r>
        <w:r w:rsidRPr="00985997">
          <w:rPr>
            <w:rFonts w:ascii="Times New Roman" w:hAnsi="Times New Roman" w:cs="Times New Roman"/>
            <w:b/>
            <w:sz w:val="28"/>
            <w:szCs w:val="28"/>
          </w:rPr>
          <w:t xml:space="preserve"> de 202</w:t>
        </w:r>
        <w:r>
          <w:rPr>
            <w:rFonts w:ascii="Times New Roman" w:hAnsi="Times New Roman" w:cs="Times New Roman"/>
            <w:b/>
            <w:sz w:val="28"/>
            <w:szCs w:val="28"/>
          </w:rPr>
          <w:t>1</w:t>
        </w:r>
      </w:ins>
    </w:p>
    <w:p w14:paraId="645A6B8F" w14:textId="77777777" w:rsidR="00706D89" w:rsidRDefault="00706D89" w:rsidP="00252BFB">
      <w:pPr>
        <w:spacing w:line="360" w:lineRule="auto"/>
        <w:jc w:val="both"/>
        <w:rPr>
          <w:ins w:id="40" w:author="Instituto Pedagógico Lázaro Cárdenas" w:date="2021-07-10T15:25:00Z"/>
          <w:rFonts w:ascii="Times New Roman" w:hAnsi="Times New Roman" w:cs="Times New Roman"/>
          <w:sz w:val="24"/>
          <w:szCs w:val="24"/>
        </w:rPr>
      </w:pPr>
    </w:p>
    <w:p w14:paraId="5D0A7019" w14:textId="1A8E68E2" w:rsidR="00F424E2" w:rsidRPr="00252BFB" w:rsidRDefault="007B761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lastRenderedPageBreak/>
        <w:t>Se descarga Docker</w:t>
      </w:r>
    </w:p>
    <w:p w14:paraId="12259FDB" w14:textId="2506E844" w:rsidR="007B761B" w:rsidRPr="00252BFB" w:rsidRDefault="007B761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1505B" wp14:editId="15CE43A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36D2" w14:textId="10A60A64" w:rsidR="007B761B" w:rsidRPr="00252BFB" w:rsidRDefault="007B761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>Después de instalarlo, se ejecuta y se instala</w:t>
      </w:r>
    </w:p>
    <w:p w14:paraId="4CE95181" w14:textId="77337A9A" w:rsidR="007B761B" w:rsidRPr="00252BFB" w:rsidRDefault="007B761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EFE4F" wp14:editId="79B3864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E5DE" w14:textId="77777777" w:rsidR="007B761B" w:rsidRPr="00252BFB" w:rsidRDefault="007B761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56459" w14:textId="77777777" w:rsidR="007B761B" w:rsidRPr="00252BFB" w:rsidRDefault="007B761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89FA4D" w14:textId="2DC81A59" w:rsidR="007B761B" w:rsidRPr="00252BFB" w:rsidDel="00706D89" w:rsidRDefault="007B761B" w:rsidP="00252BFB">
      <w:pPr>
        <w:spacing w:line="360" w:lineRule="auto"/>
        <w:jc w:val="both"/>
        <w:rPr>
          <w:del w:id="41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7D5D71E8" w14:textId="68BB562E" w:rsidR="007B761B" w:rsidRPr="00252BFB" w:rsidDel="00706D89" w:rsidRDefault="007B761B" w:rsidP="00252BFB">
      <w:pPr>
        <w:spacing w:line="360" w:lineRule="auto"/>
        <w:jc w:val="both"/>
        <w:rPr>
          <w:del w:id="42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0CF36F4B" w14:textId="47540555" w:rsidR="007B761B" w:rsidRPr="00252BFB" w:rsidRDefault="007B761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>Mientras se instala, se crea una carpeta en el escritorio para guardar el proyecto.</w:t>
      </w:r>
    </w:p>
    <w:p w14:paraId="78CC3914" w14:textId="04E7BDEE" w:rsidR="007B761B" w:rsidRPr="00252BFB" w:rsidRDefault="007B761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306FF" wp14:editId="3FC8A26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159F" w14:textId="7D9CDD37" w:rsidR="007B761B" w:rsidRPr="00252BFB" w:rsidRDefault="007B761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Se clona el repositorio que proporciona los contenedores correspondientes al Servidor Apache, la base de datos MySQL y el administrador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phpMy</w:t>
      </w:r>
      <w:r w:rsidR="002C7A94" w:rsidRPr="00252BF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A94" w:rsidRPr="00252BFB">
        <w:rPr>
          <w:rFonts w:ascii="Times New Roman" w:hAnsi="Times New Roman" w:cs="Times New Roman"/>
          <w:sz w:val="24"/>
          <w:szCs w:val="24"/>
        </w:rPr>
        <w:t>.</w:t>
      </w:r>
    </w:p>
    <w:p w14:paraId="05DF6FBC" w14:textId="3E1EA7D5" w:rsidR="002C7A94" w:rsidRDefault="002C7A94" w:rsidP="00252BFB">
      <w:pPr>
        <w:spacing w:line="360" w:lineRule="auto"/>
        <w:jc w:val="both"/>
        <w:rPr>
          <w:ins w:id="43" w:author="Instituto Pedagógico Lázaro Cárdenas" w:date="2021-07-10T15:24:00Z"/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FE04C" wp14:editId="7658550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7564" w14:textId="7CD72075" w:rsidR="00706D89" w:rsidRDefault="00706D89" w:rsidP="00252BFB">
      <w:pPr>
        <w:spacing w:line="360" w:lineRule="auto"/>
        <w:jc w:val="both"/>
        <w:rPr>
          <w:ins w:id="44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64051C91" w14:textId="77777777" w:rsidR="00706D89" w:rsidRPr="00252BFB" w:rsidRDefault="00706D89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5F5009" w14:textId="625C304E" w:rsidR="00E13833" w:rsidRPr="00252BFB" w:rsidDel="00706D89" w:rsidRDefault="00E13833" w:rsidP="00252BFB">
      <w:pPr>
        <w:spacing w:line="360" w:lineRule="auto"/>
        <w:jc w:val="both"/>
        <w:rPr>
          <w:del w:id="45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014756A7" w14:textId="05B5FE13" w:rsidR="00E13833" w:rsidRPr="00252BFB" w:rsidDel="00706D89" w:rsidRDefault="00E13833" w:rsidP="00252BFB">
      <w:pPr>
        <w:spacing w:line="360" w:lineRule="auto"/>
        <w:jc w:val="both"/>
        <w:rPr>
          <w:del w:id="46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675F0F8D" w14:textId="4DBBB4BD" w:rsidR="00E13833" w:rsidRPr="00252BFB" w:rsidDel="00706D89" w:rsidRDefault="00E13833" w:rsidP="00252BFB">
      <w:pPr>
        <w:spacing w:line="360" w:lineRule="auto"/>
        <w:jc w:val="both"/>
        <w:rPr>
          <w:del w:id="47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0E37B128" w14:textId="313C6DA1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Se instala la actualización del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kernel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 xml:space="preserve"> de Linux.</w:t>
      </w:r>
    </w:p>
    <w:p w14:paraId="76469306" w14:textId="2CCE3486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16E2D" wp14:editId="3F61FA5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CCBF" w14:textId="2A923304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>Se está iniciando Docker.</w:t>
      </w:r>
    </w:p>
    <w:p w14:paraId="45BBFA38" w14:textId="207BA8D0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C8B55" wp14:editId="089817C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F04" w14:textId="24CF12EC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5B2BD" w14:textId="5676CFAE" w:rsidR="00E57CCF" w:rsidRPr="00252BFB" w:rsidDel="00706D89" w:rsidRDefault="00E57CCF" w:rsidP="00252BFB">
      <w:pPr>
        <w:spacing w:line="360" w:lineRule="auto"/>
        <w:jc w:val="both"/>
        <w:rPr>
          <w:del w:id="48" w:author="Instituto Pedagógico Lázaro Cárdenas" w:date="2021-07-10T15:24:00Z"/>
          <w:rFonts w:ascii="Times New Roman" w:hAnsi="Times New Roman" w:cs="Times New Roman"/>
          <w:sz w:val="24"/>
          <w:szCs w:val="24"/>
        </w:rPr>
      </w:pPr>
    </w:p>
    <w:p w14:paraId="270A29F1" w14:textId="77777777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7A5E5" w14:textId="1FC097E5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lastRenderedPageBreak/>
        <w:t xml:space="preserve">Uno de los integrantes del equipo, Andrés Nieto Cortés, me indicó que instalara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Alpine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>, pero esa aplicación no sirvió de nada, mando evidencia.</w:t>
      </w:r>
    </w:p>
    <w:p w14:paraId="3A8FE703" w14:textId="4BF7D353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1322A" wp14:editId="75CEFAE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B714" w14:textId="3A53691A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El repositorio que se clonó contiene el archivo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 xml:space="preserve"> que le indicará a la herramienta de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DockerCompose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 xml:space="preserve"> como se interrelacionarán los contenedores y el archivo </w:t>
      </w:r>
      <w:proofErr w:type="spellStart"/>
      <w:r w:rsidRPr="00252BFB">
        <w:rPr>
          <w:rFonts w:ascii="Times New Roman" w:hAnsi="Times New Roman" w:cs="Times New Roman"/>
          <w:color w:val="202124"/>
          <w:shd w:val="clear" w:color="auto" w:fill="FFFFFF"/>
        </w:rPr>
        <w:t>docker-compose.yml</w:t>
      </w:r>
      <w:proofErr w:type="spellEnd"/>
      <w:r w:rsidRPr="00252BFB">
        <w:rPr>
          <w:rFonts w:ascii="Times New Roman" w:hAnsi="Times New Roman" w:cs="Times New Roman"/>
          <w:color w:val="202124"/>
          <w:shd w:val="clear" w:color="auto" w:fill="FFFFFF"/>
        </w:rPr>
        <w:t>, indica las configuraciones de esos contenedores.</w:t>
      </w:r>
    </w:p>
    <w:p w14:paraId="2CF3CB8F" w14:textId="77F55828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0CBF5" wp14:editId="640FB8B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003" w14:textId="4CC882EC" w:rsidR="00252BFB" w:rsidRP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37DC9" w14:textId="70118194" w:rsidR="00252BFB" w:rsidRP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Se obtienen los contenedores a partir de las imágenes que están publicadas en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>.</w:t>
      </w:r>
    </w:p>
    <w:p w14:paraId="6AA4F0BE" w14:textId="4FEC8248" w:rsid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2D4B2" wp14:editId="158734D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7A5" w14:textId="1910C2ED" w:rsid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terminado el montaje de los contenedores se comprueba que las imágenes estén corriendo de manera correcta en Docker, con el comando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</w:p>
    <w:p w14:paraId="3312CBCD" w14:textId="43898785" w:rsid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80646" wp14:editId="6A686F7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C586" w14:textId="4ED3683F" w:rsid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Ahora se sabe que los servicios están corriendo de manera adecuada en el servidor local, por lo que se accede al localhost desde el navegador web por la dirección 127.0.0.1:80</w:t>
      </w:r>
    </w:p>
    <w:p w14:paraId="2F636E68" w14:textId="639E7F19" w:rsid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BCAA9" wp14:editId="5256B65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6076" w14:textId="74CD9DC5" w:rsidR="007476CD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observa la respuesta del servidor Apache y su versión</w:t>
      </w:r>
      <w:r w:rsidR="007476CD">
        <w:rPr>
          <w:rFonts w:ascii="Times New Roman" w:hAnsi="Times New Roman" w:cs="Times New Roman"/>
          <w:sz w:val="24"/>
          <w:szCs w:val="24"/>
        </w:rPr>
        <w:t>.</w:t>
      </w:r>
    </w:p>
    <w:p w14:paraId="0F2A9644" w14:textId="0C7455BF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ingresa al directorio en el que se deberá clonar la página web.</w:t>
      </w:r>
    </w:p>
    <w:p w14:paraId="660A4000" w14:textId="119AE14A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F36CE" wp14:editId="47292C7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9F7B" w14:textId="7B6C3A2F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clona la página que se subió al repositorio de uno de los miembros del equipo.</w:t>
      </w:r>
    </w:p>
    <w:p w14:paraId="02011A49" w14:textId="30AB6EE8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BCA294" wp14:editId="26BCBBA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855C" w14:textId="636AF469" w:rsidR="006A07FA" w:rsidRDefault="006A07FA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9F950" w14:textId="1C430C5D" w:rsidR="006A07FA" w:rsidDel="00706D89" w:rsidRDefault="006A07FA" w:rsidP="00252BFB">
      <w:pPr>
        <w:spacing w:line="360" w:lineRule="auto"/>
        <w:jc w:val="both"/>
        <w:rPr>
          <w:del w:id="49" w:author="Instituto Pedagógico Lázaro Cárdenas" w:date="2021-07-10T15:25:00Z"/>
          <w:rFonts w:ascii="Times New Roman" w:hAnsi="Times New Roman" w:cs="Times New Roman"/>
          <w:sz w:val="24"/>
          <w:szCs w:val="24"/>
        </w:rPr>
      </w:pPr>
    </w:p>
    <w:p w14:paraId="6433A8AE" w14:textId="6CD86195" w:rsidR="006A07FA" w:rsidRDefault="006A07FA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Ahora se puede visualizar la página montada en el servidor Apache con ayuda de Docker.</w:t>
      </w:r>
    </w:p>
    <w:p w14:paraId="75B63DBF" w14:textId="55343B9B" w:rsidR="006A07FA" w:rsidRDefault="006A07FA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28DB9D" wp14:editId="64DEDF95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FC8B" w14:textId="40E29F86" w:rsidR="000D74B5" w:rsidRDefault="000D74B5" w:rsidP="00252BFB">
      <w:pPr>
        <w:spacing w:line="360" w:lineRule="auto"/>
        <w:jc w:val="both"/>
        <w:rPr>
          <w:ins w:id="50" w:author="Instituto Pedagógico Lázaro Cárdenas" w:date="2021-07-10T15:25:00Z"/>
          <w:rFonts w:ascii="Times New Roman" w:hAnsi="Times New Roman" w:cs="Times New Roman"/>
          <w:sz w:val="24"/>
          <w:szCs w:val="24"/>
        </w:rPr>
      </w:pPr>
    </w:p>
    <w:p w14:paraId="510EB8C9" w14:textId="77777777" w:rsidR="00706D89" w:rsidRDefault="00706D89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DF9967" w14:textId="76EE942A" w:rsidR="006A07FA" w:rsidRDefault="006A07FA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comprueba la integridad del proyecto.</w:t>
      </w:r>
    </w:p>
    <w:p w14:paraId="35F20D0E" w14:textId="0DBF5C44" w:rsidR="006A07FA" w:rsidRDefault="006A07FA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879DA1" wp14:editId="6A72B04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54AE" w14:textId="0F143EA0" w:rsidR="000D74B5" w:rsidRDefault="000D74B5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149E4" w14:textId="77777777" w:rsidR="000D74B5" w:rsidRDefault="000D74B5" w:rsidP="00252BFB">
      <w:pPr>
        <w:spacing w:line="360" w:lineRule="auto"/>
        <w:jc w:val="both"/>
      </w:pPr>
      <w:r>
        <w:rPr>
          <w:noProof/>
        </w:rPr>
        <w:drawing>
          <wp:inline distT="0" distB="0" distL="0" distR="0" wp14:anchorId="1C1B5E12" wp14:editId="386C1E91">
            <wp:extent cx="5612130" cy="31305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486F" w14:textId="26DD68FC" w:rsidR="000D74B5" w:rsidRDefault="000D74B5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"blob:https://web.whatsapp.com/c03e9cef-9b30-48f6-ba62-2eb6873c4f5b" \* MERGEFORMATINET </w:instrText>
      </w:r>
      <w:r>
        <w:fldChar w:fldCharType="separate"/>
      </w:r>
      <w:r>
        <w:fldChar w:fldCharType="end"/>
      </w:r>
    </w:p>
    <w:p w14:paraId="19D7A391" w14:textId="21116991" w:rsidR="007476CD" w:rsidRDefault="000D74B5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1DD305" wp14:editId="2EAC3F9E">
            <wp:extent cx="5553075" cy="362830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49" t="22211" r="8351" b="27890"/>
                    <a:stretch/>
                  </pic:blipFill>
                  <pic:spPr bwMode="auto">
                    <a:xfrm>
                      <a:off x="0" y="0"/>
                      <a:ext cx="5572872" cy="364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98FF" w14:textId="292CF1EC" w:rsidR="000D74B5" w:rsidRPr="00252BFB" w:rsidRDefault="000D74B5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Ahí se observa que el hash es igual para ese proyecto en los dos equipos.</w:t>
      </w:r>
    </w:p>
    <w:sectPr w:rsidR="000D74B5" w:rsidRPr="00252B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Instituto Pedagógico Lázaro Cárdenas">
    <w15:presenceInfo w15:providerId="Windows Live" w15:userId="82b99abdb8db55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1B"/>
    <w:rsid w:val="000A6CFD"/>
    <w:rsid w:val="000D74B5"/>
    <w:rsid w:val="00252BFB"/>
    <w:rsid w:val="002C7A94"/>
    <w:rsid w:val="006A07FA"/>
    <w:rsid w:val="00706D89"/>
    <w:rsid w:val="00736AC1"/>
    <w:rsid w:val="007476CD"/>
    <w:rsid w:val="007B761B"/>
    <w:rsid w:val="00A82339"/>
    <w:rsid w:val="00E13833"/>
    <w:rsid w:val="00E57CCF"/>
    <w:rsid w:val="00F4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78598"/>
  <w15:chartTrackingRefBased/>
  <w15:docId w15:val="{C10EE96C-EC39-4D3C-8B53-16D86C6DD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Revisin">
    <w:name w:val="Revision"/>
    <w:hidden/>
    <w:uiPriority w:val="99"/>
    <w:semiHidden/>
    <w:rsid w:val="00706D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24" Type="http://schemas.microsoft.com/office/2011/relationships/people" Target="peop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306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Instituto Pedagógico Lázaro Cárdenas</dc:creator>
  <cp:keywords/>
  <dc:description/>
  <cp:lastModifiedBy>Instituto Pedagógico Lázaro Cárdenas</cp:lastModifiedBy>
  <cp:revision>10</cp:revision>
  <dcterms:created xsi:type="dcterms:W3CDTF">2021-07-10T18:51:00Z</dcterms:created>
  <dcterms:modified xsi:type="dcterms:W3CDTF">2021-07-10T20:28:00Z</dcterms:modified>
</cp:coreProperties>
</file>